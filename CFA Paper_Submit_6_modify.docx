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C1761" w14:textId="77777777" w:rsidR="00AE7B71" w:rsidRPr="00B6584D" w:rsidRDefault="00AE7B71" w:rsidP="00F06554">
      <w:pPr>
        <w:pStyle w:val="NoSpacing"/>
        <w:shd w:val="clear" w:color="auto" w:fill="FFFFFF" w:themeFill="background1"/>
        <w:spacing w:line="276" w:lineRule="auto"/>
        <w:jc w:val="center"/>
        <w:rPr>
          <w:rFonts w:asciiTheme="majorBidi" w:hAnsiTheme="majorBidi" w:cstheme="majorBidi"/>
          <w:b/>
          <w:bCs/>
          <w:sz w:val="32"/>
          <w:szCs w:val="32"/>
        </w:rPr>
      </w:pPr>
      <w:r w:rsidRPr="00B6584D">
        <w:rPr>
          <w:rFonts w:asciiTheme="majorBidi" w:hAnsiTheme="majorBidi" w:cstheme="majorBidi"/>
          <w:b/>
          <w:bCs/>
          <w:sz w:val="32"/>
          <w:szCs w:val="32"/>
        </w:rPr>
        <w:t xml:space="preserve">A </w:t>
      </w:r>
      <w:r w:rsidR="00C67FC3" w:rsidRPr="00B6584D">
        <w:rPr>
          <w:rFonts w:asciiTheme="majorBidi" w:hAnsiTheme="majorBidi" w:cstheme="majorBidi"/>
          <w:b/>
          <w:bCs/>
          <w:sz w:val="32"/>
          <w:szCs w:val="32"/>
          <w:lang w:val="en-GB"/>
        </w:rPr>
        <w:t>f</w:t>
      </w:r>
      <w:r w:rsidR="002A01A4" w:rsidRPr="00B6584D">
        <w:rPr>
          <w:rFonts w:asciiTheme="majorBidi" w:hAnsiTheme="majorBidi" w:cstheme="majorBidi"/>
          <w:b/>
          <w:bCs/>
          <w:sz w:val="32"/>
          <w:szCs w:val="32"/>
          <w:lang w:val="en-GB"/>
        </w:rPr>
        <w:t>eature</w:t>
      </w:r>
      <w:r w:rsidR="00830A91" w:rsidRPr="00B6584D">
        <w:rPr>
          <w:rFonts w:asciiTheme="majorBidi" w:hAnsiTheme="majorBidi" w:cstheme="majorBidi"/>
          <w:b/>
          <w:bCs/>
          <w:sz w:val="32"/>
          <w:szCs w:val="32"/>
        </w:rPr>
        <w:t xml:space="preserve"> </w:t>
      </w:r>
      <w:r w:rsidR="00C67FC3" w:rsidRPr="00B6584D">
        <w:rPr>
          <w:rFonts w:asciiTheme="majorBidi" w:hAnsiTheme="majorBidi" w:cstheme="majorBidi"/>
          <w:b/>
          <w:bCs/>
          <w:sz w:val="32"/>
          <w:szCs w:val="32"/>
        </w:rPr>
        <w:t>s</w:t>
      </w:r>
      <w:r w:rsidRPr="00B6584D">
        <w:rPr>
          <w:rFonts w:asciiTheme="majorBidi" w:hAnsiTheme="majorBidi" w:cstheme="majorBidi"/>
          <w:b/>
          <w:bCs/>
          <w:sz w:val="32"/>
          <w:szCs w:val="32"/>
        </w:rPr>
        <w:t xml:space="preserve">election </w:t>
      </w:r>
      <w:r w:rsidR="00C67FC3" w:rsidRPr="00B6584D">
        <w:rPr>
          <w:rFonts w:asciiTheme="majorBidi" w:hAnsiTheme="majorBidi" w:cstheme="majorBidi"/>
          <w:b/>
          <w:bCs/>
          <w:sz w:val="32"/>
          <w:szCs w:val="32"/>
        </w:rPr>
        <w:t>a</w:t>
      </w:r>
      <w:r w:rsidRPr="00B6584D">
        <w:rPr>
          <w:rFonts w:asciiTheme="majorBidi" w:hAnsiTheme="majorBidi" w:cstheme="majorBidi"/>
          <w:b/>
          <w:bCs/>
          <w:sz w:val="32"/>
          <w:szCs w:val="32"/>
        </w:rPr>
        <w:t xml:space="preserve">pproach </w:t>
      </w:r>
      <w:r w:rsidR="008B2E7B" w:rsidRPr="00B6584D">
        <w:rPr>
          <w:rFonts w:asciiTheme="majorBidi" w:hAnsiTheme="majorBidi" w:cstheme="majorBidi"/>
          <w:b/>
          <w:bCs/>
          <w:sz w:val="32"/>
          <w:szCs w:val="32"/>
        </w:rPr>
        <w:t>b</w:t>
      </w:r>
      <w:r w:rsidRPr="00B6584D">
        <w:rPr>
          <w:rFonts w:asciiTheme="majorBidi" w:hAnsiTheme="majorBidi" w:cstheme="majorBidi"/>
          <w:b/>
          <w:bCs/>
          <w:sz w:val="32"/>
          <w:szCs w:val="32"/>
        </w:rPr>
        <w:t>ased on</w:t>
      </w:r>
      <w:r w:rsidR="0028287D" w:rsidRPr="00B6584D">
        <w:rPr>
          <w:rFonts w:asciiTheme="majorBidi" w:hAnsiTheme="majorBidi" w:cstheme="majorBidi"/>
          <w:b/>
          <w:bCs/>
          <w:sz w:val="32"/>
          <w:szCs w:val="32"/>
        </w:rPr>
        <w:t xml:space="preserve"> </w:t>
      </w:r>
      <w:r w:rsidR="00C67FC3" w:rsidRPr="00B6584D">
        <w:rPr>
          <w:rFonts w:asciiTheme="majorBidi" w:hAnsiTheme="majorBidi" w:cstheme="majorBidi"/>
          <w:b/>
          <w:bCs/>
          <w:sz w:val="32"/>
          <w:szCs w:val="32"/>
        </w:rPr>
        <w:t>c</w:t>
      </w:r>
      <w:r w:rsidRPr="00B6584D">
        <w:rPr>
          <w:rFonts w:asciiTheme="majorBidi" w:hAnsiTheme="majorBidi" w:cstheme="majorBidi"/>
          <w:b/>
          <w:bCs/>
          <w:sz w:val="32"/>
          <w:szCs w:val="32"/>
        </w:rPr>
        <w:t xml:space="preserve">uttlefish </w:t>
      </w:r>
      <w:r w:rsidR="00C67FC3" w:rsidRPr="00B6584D">
        <w:rPr>
          <w:rFonts w:asciiTheme="majorBidi" w:hAnsiTheme="majorBidi" w:cstheme="majorBidi"/>
          <w:b/>
          <w:bCs/>
          <w:sz w:val="32"/>
          <w:szCs w:val="32"/>
        </w:rPr>
        <w:t>a</w:t>
      </w:r>
      <w:r w:rsidRPr="00B6584D">
        <w:rPr>
          <w:rFonts w:asciiTheme="majorBidi" w:hAnsiTheme="majorBidi" w:cstheme="majorBidi"/>
          <w:b/>
          <w:bCs/>
          <w:sz w:val="32"/>
          <w:szCs w:val="32"/>
        </w:rPr>
        <w:t xml:space="preserve">lgorithm for </w:t>
      </w:r>
      <w:r w:rsidR="00C67FC3" w:rsidRPr="00B6584D">
        <w:rPr>
          <w:rFonts w:asciiTheme="majorBidi" w:hAnsiTheme="majorBidi" w:cstheme="majorBidi"/>
          <w:b/>
          <w:bCs/>
          <w:sz w:val="32"/>
          <w:szCs w:val="32"/>
        </w:rPr>
        <w:t>d</w:t>
      </w:r>
      <w:r w:rsidR="00EF4370" w:rsidRPr="00B6584D">
        <w:rPr>
          <w:rFonts w:asciiTheme="majorBidi" w:hAnsiTheme="majorBidi" w:cstheme="majorBidi"/>
          <w:b/>
          <w:bCs/>
          <w:sz w:val="32"/>
          <w:szCs w:val="32"/>
        </w:rPr>
        <w:t>iagnosing</w:t>
      </w:r>
      <w:r w:rsidR="00087F64" w:rsidRPr="00B6584D">
        <w:rPr>
          <w:rFonts w:asciiTheme="majorBidi" w:hAnsiTheme="majorBidi" w:cstheme="majorBidi"/>
          <w:b/>
          <w:bCs/>
          <w:sz w:val="32"/>
          <w:szCs w:val="32"/>
        </w:rPr>
        <w:t xml:space="preserve"> </w:t>
      </w:r>
      <w:r w:rsidR="00C67FC3" w:rsidRPr="00B6584D">
        <w:rPr>
          <w:rFonts w:asciiTheme="majorBidi" w:hAnsiTheme="majorBidi" w:cstheme="majorBidi"/>
          <w:b/>
          <w:bCs/>
          <w:sz w:val="32"/>
          <w:szCs w:val="32"/>
        </w:rPr>
        <w:t>t</w:t>
      </w:r>
      <w:r w:rsidRPr="00B6584D">
        <w:rPr>
          <w:rFonts w:asciiTheme="majorBidi" w:hAnsiTheme="majorBidi" w:cstheme="majorBidi"/>
          <w:b/>
          <w:bCs/>
          <w:sz w:val="32"/>
          <w:szCs w:val="32"/>
        </w:rPr>
        <w:t xml:space="preserve">ype 2 </w:t>
      </w:r>
      <w:r w:rsidR="00C67FC3" w:rsidRPr="00B6584D">
        <w:rPr>
          <w:rFonts w:asciiTheme="majorBidi" w:hAnsiTheme="majorBidi" w:cstheme="majorBidi"/>
          <w:b/>
          <w:bCs/>
          <w:sz w:val="32"/>
          <w:szCs w:val="32"/>
        </w:rPr>
        <w:t>d</w:t>
      </w:r>
      <w:r w:rsidRPr="00B6584D">
        <w:rPr>
          <w:rFonts w:asciiTheme="majorBidi" w:hAnsiTheme="majorBidi" w:cstheme="majorBidi"/>
          <w:b/>
          <w:bCs/>
          <w:sz w:val="32"/>
          <w:szCs w:val="32"/>
        </w:rPr>
        <w:t>iabetes</w:t>
      </w:r>
    </w:p>
    <w:p w14:paraId="6572041D" w14:textId="77777777" w:rsidR="00442232" w:rsidRPr="00EA6C1B" w:rsidRDefault="00442232" w:rsidP="00F06554">
      <w:pPr>
        <w:shd w:val="clear" w:color="auto" w:fill="FFFFFF" w:themeFill="background1"/>
        <w:spacing w:after="0" w:line="276" w:lineRule="auto"/>
        <w:ind w:left="360" w:hanging="360"/>
        <w:jc w:val="both"/>
        <w:rPr>
          <w:rFonts w:asciiTheme="majorBidi" w:hAnsiTheme="majorBidi" w:cstheme="majorBidi"/>
          <w:b/>
          <w:bCs/>
        </w:rPr>
      </w:pPr>
    </w:p>
    <w:p w14:paraId="4198CF77" w14:textId="4188A809" w:rsidR="00442232" w:rsidRPr="00B6584D" w:rsidRDefault="0009048E" w:rsidP="00F06554">
      <w:pPr>
        <w:pStyle w:val="NoSpacing"/>
        <w:shd w:val="clear" w:color="auto" w:fill="FFFFFF" w:themeFill="background1"/>
        <w:spacing w:line="276" w:lineRule="auto"/>
        <w:jc w:val="center"/>
        <w:rPr>
          <w:rFonts w:asciiTheme="majorBidi" w:hAnsiTheme="majorBidi" w:cstheme="majorBidi"/>
          <w:b/>
          <w:bCs/>
          <w:lang w:val="nl-NL"/>
        </w:rPr>
      </w:pPr>
      <w:r w:rsidRPr="00B6584D">
        <w:rPr>
          <w:rFonts w:asciiTheme="majorBidi" w:hAnsiTheme="majorBidi" w:cstheme="majorBidi"/>
          <w:b/>
          <w:bCs/>
          <w:lang w:val="nl-NL"/>
        </w:rPr>
        <w:t>Marwan Al-Tawil</w:t>
      </w:r>
      <w:r w:rsidR="00A86093" w:rsidRPr="00B6584D">
        <w:rPr>
          <w:rFonts w:asciiTheme="majorBidi" w:hAnsiTheme="majorBidi" w:cstheme="majorBidi"/>
          <w:b/>
          <w:bCs/>
          <w:lang w:val="nl-NL"/>
        </w:rPr>
        <w:t>*</w:t>
      </w:r>
      <w:r w:rsidR="00C17422" w:rsidRPr="00B6584D">
        <w:rPr>
          <w:rFonts w:asciiTheme="majorBidi" w:hAnsiTheme="majorBidi" w:cstheme="majorBidi"/>
          <w:b/>
          <w:bCs/>
          <w:lang w:val="nl-NL"/>
        </w:rPr>
        <w:t>,</w:t>
      </w:r>
      <w:r w:rsidRPr="00B6584D">
        <w:rPr>
          <w:rFonts w:asciiTheme="majorBidi" w:hAnsiTheme="majorBidi" w:cstheme="majorBidi"/>
          <w:b/>
          <w:bCs/>
          <w:lang w:val="nl-NL"/>
        </w:rPr>
        <w:t xml:space="preserve"> </w:t>
      </w:r>
      <w:r w:rsidR="00442232" w:rsidRPr="00B6584D">
        <w:rPr>
          <w:rFonts w:asciiTheme="majorBidi" w:hAnsiTheme="majorBidi" w:cstheme="majorBidi"/>
          <w:b/>
          <w:bCs/>
          <w:lang w:val="nl-NL"/>
        </w:rPr>
        <w:t xml:space="preserve">Basel </w:t>
      </w:r>
      <w:r w:rsidR="00EC6A25" w:rsidRPr="00B6584D">
        <w:rPr>
          <w:rFonts w:asciiTheme="majorBidi" w:hAnsiTheme="majorBidi" w:cstheme="majorBidi"/>
          <w:b/>
          <w:bCs/>
          <w:lang w:val="nl-NL"/>
        </w:rPr>
        <w:t xml:space="preserve">A. </w:t>
      </w:r>
      <w:r w:rsidR="00442232" w:rsidRPr="00B6584D">
        <w:rPr>
          <w:rFonts w:asciiTheme="majorBidi" w:hAnsiTheme="majorBidi" w:cstheme="majorBidi"/>
          <w:b/>
          <w:bCs/>
          <w:lang w:val="nl-NL"/>
        </w:rPr>
        <w:t>Mahafzah</w:t>
      </w:r>
      <w:r w:rsidR="00C17422" w:rsidRPr="00B6584D">
        <w:rPr>
          <w:rFonts w:asciiTheme="majorBidi" w:hAnsiTheme="majorBidi" w:cstheme="majorBidi"/>
          <w:b/>
          <w:bCs/>
          <w:lang w:val="nl-NL"/>
        </w:rPr>
        <w:t>,</w:t>
      </w:r>
      <w:r w:rsidR="001B312A" w:rsidRPr="00B6584D">
        <w:rPr>
          <w:rFonts w:asciiTheme="majorBidi" w:hAnsiTheme="majorBidi" w:cstheme="majorBidi"/>
          <w:b/>
          <w:bCs/>
          <w:lang w:val="nl-NL"/>
        </w:rPr>
        <w:t xml:space="preserve"> </w:t>
      </w:r>
      <w:r w:rsidR="00442232" w:rsidRPr="00B6584D">
        <w:rPr>
          <w:rFonts w:asciiTheme="majorBidi" w:hAnsiTheme="majorBidi" w:cstheme="majorBidi"/>
          <w:b/>
          <w:bCs/>
          <w:lang w:val="nl-NL"/>
        </w:rPr>
        <w:t>Arar Al</w:t>
      </w:r>
      <w:r w:rsidR="000E1F0D" w:rsidRPr="00B6584D">
        <w:rPr>
          <w:rFonts w:asciiTheme="majorBidi" w:hAnsiTheme="majorBidi" w:cstheme="majorBidi"/>
          <w:b/>
          <w:bCs/>
          <w:lang w:val="nl-NL"/>
        </w:rPr>
        <w:t xml:space="preserve"> </w:t>
      </w:r>
      <w:r w:rsidR="00442232" w:rsidRPr="00B6584D">
        <w:rPr>
          <w:rFonts w:asciiTheme="majorBidi" w:hAnsiTheme="majorBidi" w:cstheme="majorBidi"/>
          <w:b/>
          <w:bCs/>
          <w:lang w:val="nl-NL"/>
        </w:rPr>
        <w:t>Tawil</w:t>
      </w:r>
      <w:r w:rsidR="00BF1DB0" w:rsidRPr="00B6584D">
        <w:rPr>
          <w:rFonts w:asciiTheme="majorBidi" w:hAnsiTheme="majorBidi" w:cstheme="majorBidi"/>
          <w:b/>
          <w:bCs/>
          <w:lang w:val="nl-NL"/>
        </w:rPr>
        <w:t xml:space="preserve">, Ibrahim Aljarah, </w:t>
      </w:r>
      <w:r w:rsidR="00BF1DB0" w:rsidRPr="00B6584D">
        <w:rPr>
          <w:rFonts w:asciiTheme="majorBidi" w:hAnsiTheme="majorBidi" w:cstheme="majorBidi"/>
          <w:b/>
          <w:bCs/>
          <w:highlight w:val="yellow"/>
          <w:lang w:val="nl-NL"/>
        </w:rPr>
        <w:t>...</w:t>
      </w:r>
    </w:p>
    <w:p w14:paraId="0474F453" w14:textId="63CA2A15" w:rsidR="00442232" w:rsidRPr="00B6584D" w:rsidRDefault="00442232" w:rsidP="00F06554">
      <w:pPr>
        <w:pStyle w:val="NoSpacing"/>
        <w:shd w:val="clear" w:color="auto" w:fill="FFFFFF" w:themeFill="background1"/>
        <w:spacing w:line="276" w:lineRule="auto"/>
        <w:jc w:val="center"/>
        <w:rPr>
          <w:rFonts w:asciiTheme="majorBidi" w:hAnsiTheme="majorBidi" w:cstheme="majorBidi"/>
        </w:rPr>
      </w:pPr>
      <w:r w:rsidRPr="00B6584D">
        <w:rPr>
          <w:rFonts w:asciiTheme="majorBidi" w:hAnsiTheme="majorBidi" w:cstheme="majorBidi"/>
        </w:rPr>
        <w:t xml:space="preserve">King Abdullah II School </w:t>
      </w:r>
      <w:r w:rsidR="00EC6A25" w:rsidRPr="00B6584D">
        <w:rPr>
          <w:rFonts w:asciiTheme="majorBidi" w:hAnsiTheme="majorBidi" w:cstheme="majorBidi"/>
        </w:rPr>
        <w:t>of</w:t>
      </w:r>
      <w:r w:rsidRPr="00B6584D">
        <w:rPr>
          <w:rFonts w:asciiTheme="majorBidi" w:hAnsiTheme="majorBidi" w:cstheme="majorBidi"/>
        </w:rPr>
        <w:t xml:space="preserve"> Information Technology</w:t>
      </w:r>
    </w:p>
    <w:p w14:paraId="7863BD1B" w14:textId="40B927F0" w:rsidR="00505912" w:rsidRPr="00B6584D" w:rsidRDefault="00A86093" w:rsidP="00F06554">
      <w:pPr>
        <w:pStyle w:val="NoSpacing"/>
        <w:shd w:val="clear" w:color="auto" w:fill="FFFFFF" w:themeFill="background1"/>
        <w:spacing w:line="276" w:lineRule="auto"/>
        <w:jc w:val="center"/>
        <w:rPr>
          <w:rFonts w:asciiTheme="majorBidi" w:hAnsiTheme="majorBidi" w:cstheme="majorBidi"/>
        </w:rPr>
      </w:pPr>
      <w:r w:rsidRPr="00B6584D">
        <w:rPr>
          <w:rFonts w:asciiTheme="majorBidi" w:hAnsiTheme="majorBidi" w:cstheme="majorBidi"/>
        </w:rPr>
        <w:t>T</w:t>
      </w:r>
      <w:r w:rsidR="00505912" w:rsidRPr="00B6584D">
        <w:rPr>
          <w:rFonts w:asciiTheme="majorBidi" w:hAnsiTheme="majorBidi" w:cstheme="majorBidi"/>
        </w:rPr>
        <w:t>he University of Jordan</w:t>
      </w:r>
    </w:p>
    <w:p w14:paraId="462EEE15" w14:textId="7810BEA0" w:rsidR="006B5BF9" w:rsidRPr="00B6584D" w:rsidRDefault="006B5BF9" w:rsidP="00F06554">
      <w:pPr>
        <w:pStyle w:val="NoSpacing"/>
        <w:shd w:val="clear" w:color="auto" w:fill="FFFFFF" w:themeFill="background1"/>
        <w:spacing w:line="276" w:lineRule="auto"/>
        <w:jc w:val="center"/>
        <w:rPr>
          <w:rFonts w:asciiTheme="majorBidi" w:hAnsiTheme="majorBidi" w:cstheme="majorBidi"/>
        </w:rPr>
      </w:pPr>
      <w:r w:rsidRPr="00B6584D">
        <w:rPr>
          <w:rFonts w:asciiTheme="majorBidi" w:hAnsiTheme="majorBidi" w:cstheme="majorBidi"/>
        </w:rPr>
        <w:t>Amman – Jordan</w:t>
      </w:r>
    </w:p>
    <w:p w14:paraId="66E4DE4C" w14:textId="600F1FD4" w:rsidR="0009048E" w:rsidRPr="00B6584D" w:rsidRDefault="002C22DC" w:rsidP="00F06554">
      <w:pPr>
        <w:pStyle w:val="NoSpacing"/>
        <w:shd w:val="clear" w:color="auto" w:fill="FFFFFF" w:themeFill="background1"/>
        <w:spacing w:line="276" w:lineRule="auto"/>
        <w:jc w:val="center"/>
        <w:rPr>
          <w:rStyle w:val="gi"/>
          <w:rFonts w:asciiTheme="majorBidi" w:hAnsiTheme="majorBidi" w:cstheme="majorBidi"/>
        </w:rPr>
      </w:pPr>
      <w:r w:rsidRPr="00B6584D">
        <w:rPr>
          <w:rStyle w:val="gi"/>
          <w:rFonts w:asciiTheme="majorBidi" w:hAnsiTheme="majorBidi" w:cstheme="majorBidi"/>
        </w:rPr>
        <w:t>*</w:t>
      </w:r>
      <w:r w:rsidR="00F06554" w:rsidRPr="00B6584D">
        <w:rPr>
          <w:rStyle w:val="gi"/>
          <w:rFonts w:asciiTheme="majorBidi" w:hAnsiTheme="majorBidi" w:cstheme="majorBidi"/>
        </w:rPr>
        <w:t xml:space="preserve">Corresponding author: </w:t>
      </w:r>
      <w:r w:rsidR="0009048E" w:rsidRPr="00B6584D">
        <w:rPr>
          <w:rStyle w:val="gi"/>
          <w:rFonts w:asciiTheme="majorBidi" w:hAnsiTheme="majorBidi" w:cstheme="majorBidi"/>
        </w:rPr>
        <w:t>m.altawil@ju.edu.jo</w:t>
      </w:r>
    </w:p>
    <w:p w14:paraId="4CBB3E95" w14:textId="7E7B9A8C" w:rsidR="00442232" w:rsidRPr="00B6584D" w:rsidRDefault="00EC6A25" w:rsidP="00F06554">
      <w:pPr>
        <w:pStyle w:val="NoSpacing"/>
        <w:shd w:val="clear" w:color="auto" w:fill="FFFFFF" w:themeFill="background1"/>
        <w:spacing w:line="276" w:lineRule="auto"/>
        <w:jc w:val="center"/>
        <w:rPr>
          <w:rFonts w:asciiTheme="majorBidi" w:hAnsiTheme="majorBidi" w:cstheme="majorBidi"/>
        </w:rPr>
      </w:pPr>
      <w:r w:rsidRPr="00B6584D">
        <w:rPr>
          <w:rStyle w:val="gi"/>
          <w:rFonts w:asciiTheme="majorBidi" w:hAnsiTheme="majorBidi" w:cstheme="majorBidi"/>
        </w:rPr>
        <w:t>b.mahafzah@ju.edu.jo</w:t>
      </w:r>
    </w:p>
    <w:p w14:paraId="0DC97F1E" w14:textId="32A332F1" w:rsidR="00544F08" w:rsidRPr="00B6584D" w:rsidRDefault="004B7C6E" w:rsidP="00BE6C87">
      <w:pPr>
        <w:pStyle w:val="NoSpacing"/>
        <w:shd w:val="clear" w:color="auto" w:fill="FFFFFF" w:themeFill="background1"/>
        <w:spacing w:line="276" w:lineRule="auto"/>
        <w:jc w:val="center"/>
        <w:rPr>
          <w:rStyle w:val="Hyperlink"/>
          <w:rFonts w:asciiTheme="majorBidi" w:hAnsiTheme="majorBidi" w:cstheme="majorBidi"/>
          <w:color w:val="auto"/>
          <w:u w:val="none"/>
        </w:rPr>
      </w:pPr>
      <w:hyperlink r:id="rId8" w:history="1">
        <w:r w:rsidR="00442232" w:rsidRPr="00B6584D">
          <w:rPr>
            <w:rStyle w:val="Hyperlink"/>
            <w:rFonts w:asciiTheme="majorBidi" w:hAnsiTheme="majorBidi" w:cstheme="majorBidi"/>
            <w:color w:val="auto"/>
            <w:u w:val="none"/>
          </w:rPr>
          <w:t>arartawil@gmail.com</w:t>
        </w:r>
      </w:hyperlink>
    </w:p>
    <w:p w14:paraId="39E620F1" w14:textId="0F41BD78" w:rsidR="00BF1DB0" w:rsidRPr="00B6584D" w:rsidRDefault="00BF1DB0" w:rsidP="00BE6C87">
      <w:pPr>
        <w:pStyle w:val="NoSpacing"/>
        <w:shd w:val="clear" w:color="auto" w:fill="FFFFFF" w:themeFill="background1"/>
        <w:spacing w:line="276" w:lineRule="auto"/>
        <w:jc w:val="center"/>
        <w:rPr>
          <w:rStyle w:val="Hyperlink"/>
          <w:rFonts w:asciiTheme="majorBidi" w:hAnsiTheme="majorBidi" w:cstheme="majorBidi"/>
          <w:color w:val="auto"/>
          <w:u w:val="none"/>
        </w:rPr>
      </w:pPr>
      <w:r w:rsidRPr="00B6584D">
        <w:rPr>
          <w:rStyle w:val="Hyperlink"/>
          <w:rFonts w:asciiTheme="majorBidi" w:hAnsiTheme="majorBidi" w:cstheme="majorBidi"/>
          <w:color w:val="auto"/>
          <w:u w:val="none"/>
        </w:rPr>
        <w:t>Ibrahim Aljarah</w:t>
      </w:r>
    </w:p>
    <w:p w14:paraId="680E531F" w14:textId="7F2F75D7" w:rsidR="00BF1DB0" w:rsidRPr="00B6584D" w:rsidRDefault="00BF1DB0" w:rsidP="00BE6C87">
      <w:pPr>
        <w:pStyle w:val="NoSpacing"/>
        <w:shd w:val="clear" w:color="auto" w:fill="FFFFFF" w:themeFill="background1"/>
        <w:spacing w:line="276" w:lineRule="auto"/>
        <w:jc w:val="center"/>
        <w:rPr>
          <w:rStyle w:val="Hyperlink"/>
          <w:rFonts w:asciiTheme="majorBidi" w:hAnsiTheme="majorBidi" w:cstheme="majorBidi"/>
          <w:color w:val="auto"/>
          <w:u w:val="none"/>
        </w:rPr>
      </w:pPr>
      <w:r w:rsidRPr="00B6584D">
        <w:rPr>
          <w:rStyle w:val="Hyperlink"/>
          <w:rFonts w:asciiTheme="majorBidi" w:hAnsiTheme="majorBidi" w:cstheme="majorBidi"/>
          <w:color w:val="auto"/>
          <w:highlight w:val="yellow"/>
          <w:u w:val="none"/>
        </w:rPr>
        <w:t>…</w:t>
      </w:r>
    </w:p>
    <w:p w14:paraId="399ED0E8" w14:textId="77777777" w:rsidR="00725F6E" w:rsidRPr="00B6584D" w:rsidRDefault="00725F6E" w:rsidP="00725F6E">
      <w:pPr>
        <w:spacing w:line="276" w:lineRule="auto"/>
        <w:jc w:val="both"/>
        <w:rPr>
          <w:rFonts w:asciiTheme="majorBidi" w:eastAsia="Calibri" w:hAnsiTheme="majorBidi" w:cstheme="majorBidi"/>
          <w:b/>
          <w:bCs/>
        </w:rPr>
      </w:pPr>
      <w:r w:rsidRPr="00B6584D">
        <w:rPr>
          <w:rFonts w:asciiTheme="majorBidi" w:eastAsia="Calibri" w:hAnsiTheme="majorBidi" w:cstheme="majorBidi"/>
          <w:b/>
          <w:bCs/>
        </w:rPr>
        <w:t>ORCID</w:t>
      </w:r>
    </w:p>
    <w:p w14:paraId="53AB0866" w14:textId="35FBB294" w:rsidR="00A02D0D" w:rsidRPr="00B6584D" w:rsidRDefault="00A02D0D" w:rsidP="00CB17B8">
      <w:pPr>
        <w:spacing w:after="0" w:line="276" w:lineRule="auto"/>
        <w:jc w:val="both"/>
        <w:rPr>
          <w:rFonts w:asciiTheme="majorBidi" w:eastAsia="Times New Roman" w:hAnsiTheme="majorBidi" w:cstheme="majorBidi"/>
          <w:i/>
          <w:iCs/>
          <w:lang w:eastAsia="en-GB"/>
        </w:rPr>
      </w:pPr>
      <w:r w:rsidRPr="00B6584D">
        <w:rPr>
          <w:rFonts w:asciiTheme="majorBidi" w:eastAsia="Times New Roman" w:hAnsiTheme="majorBidi" w:cstheme="majorBidi"/>
          <w:i/>
          <w:iCs/>
          <w:lang w:eastAsia="en-GB"/>
        </w:rPr>
        <w:t>Marwan Al-Tawil</w:t>
      </w:r>
      <w:r w:rsidRPr="00B6584D">
        <w:rPr>
          <w:rFonts w:asciiTheme="majorBidi" w:eastAsia="Times New Roman" w:hAnsiTheme="majorBidi" w:cstheme="majorBidi"/>
          <w:i/>
          <w:iCs/>
          <w:lang w:eastAsia="en-GB"/>
        </w:rPr>
        <w:tab/>
      </w:r>
      <w:r w:rsidRPr="00B6584D">
        <w:rPr>
          <w:rFonts w:asciiTheme="majorBidi" w:eastAsia="Times New Roman" w:hAnsiTheme="majorBidi" w:cstheme="majorBidi"/>
          <w:i/>
          <w:iCs/>
          <w:lang w:eastAsia="en-GB"/>
        </w:rPr>
        <w:tab/>
      </w:r>
      <w:r w:rsidR="00CB17B8" w:rsidRPr="00B6584D">
        <w:rPr>
          <w:rStyle w:val="Hyperlink"/>
          <w:rFonts w:asciiTheme="majorBidi" w:eastAsia="Calibri" w:hAnsiTheme="majorBidi" w:cstheme="majorBidi"/>
          <w:color w:val="auto"/>
          <w:u w:val="none"/>
        </w:rPr>
        <w:t>https://orcid.org/0000-0002-5547-9691</w:t>
      </w:r>
    </w:p>
    <w:p w14:paraId="1FFC4C3A" w14:textId="48F8BD3D" w:rsidR="00725F6E" w:rsidRPr="00B6584D" w:rsidRDefault="00725F6E" w:rsidP="00A02D0D">
      <w:pPr>
        <w:spacing w:after="0" w:line="276" w:lineRule="auto"/>
        <w:jc w:val="both"/>
        <w:rPr>
          <w:rStyle w:val="Hyperlink"/>
          <w:rFonts w:asciiTheme="majorBidi" w:eastAsia="Calibri" w:hAnsiTheme="majorBidi" w:cstheme="majorBidi"/>
          <w:color w:val="auto"/>
          <w:u w:val="none"/>
          <w:lang w:val="nl-NL"/>
        </w:rPr>
      </w:pPr>
      <w:r w:rsidRPr="00B6584D">
        <w:rPr>
          <w:rFonts w:asciiTheme="majorBidi" w:eastAsia="Times New Roman" w:hAnsiTheme="majorBidi" w:cstheme="majorBidi"/>
          <w:i/>
          <w:iCs/>
          <w:lang w:val="nl-NL" w:eastAsia="en-GB"/>
        </w:rPr>
        <w:t>Basel A. Mahafzah</w:t>
      </w:r>
      <w:r w:rsidRPr="00B6584D">
        <w:rPr>
          <w:rFonts w:asciiTheme="majorBidi" w:eastAsia="Calibri" w:hAnsiTheme="majorBidi" w:cstheme="majorBidi"/>
          <w:lang w:val="nl-NL"/>
        </w:rPr>
        <w:tab/>
      </w:r>
      <w:r w:rsidRPr="00B6584D">
        <w:rPr>
          <w:rFonts w:asciiTheme="majorBidi" w:eastAsia="Calibri" w:hAnsiTheme="majorBidi" w:cstheme="majorBidi"/>
          <w:lang w:val="nl-NL"/>
        </w:rPr>
        <w:tab/>
      </w:r>
      <w:hyperlink r:id="rId9" w:history="1">
        <w:r w:rsidRPr="00B6584D">
          <w:rPr>
            <w:rStyle w:val="Hyperlink"/>
            <w:rFonts w:asciiTheme="majorBidi" w:eastAsia="Calibri" w:hAnsiTheme="majorBidi" w:cstheme="majorBidi"/>
            <w:color w:val="auto"/>
            <w:u w:val="none"/>
            <w:lang w:val="nl-NL"/>
          </w:rPr>
          <w:t>https://orcid.org/0000-0003-3979-1076</w:t>
        </w:r>
      </w:hyperlink>
    </w:p>
    <w:p w14:paraId="0980AAE6" w14:textId="5AC8B7CF" w:rsidR="00A02D0D" w:rsidRPr="00B6584D" w:rsidRDefault="00A02D0D" w:rsidP="00E13CE1">
      <w:pPr>
        <w:spacing w:after="0" w:line="276" w:lineRule="auto"/>
        <w:jc w:val="both"/>
        <w:rPr>
          <w:rStyle w:val="Hyperlink"/>
          <w:rFonts w:asciiTheme="majorBidi" w:hAnsiTheme="majorBidi" w:cstheme="majorBidi"/>
          <w:color w:val="auto"/>
          <w:u w:val="none"/>
          <w:lang w:val="nl-NL"/>
        </w:rPr>
      </w:pPr>
      <w:r w:rsidRPr="00B6584D">
        <w:rPr>
          <w:rStyle w:val="Hyperlink"/>
          <w:rFonts w:asciiTheme="majorBidi" w:eastAsia="Calibri" w:hAnsiTheme="majorBidi" w:cstheme="majorBidi"/>
          <w:i/>
          <w:iCs/>
          <w:color w:val="auto"/>
          <w:u w:val="none"/>
          <w:lang w:val="nl-NL"/>
        </w:rPr>
        <w:t>Arar Al Tawil</w:t>
      </w:r>
      <w:r w:rsidRPr="00B6584D">
        <w:rPr>
          <w:rStyle w:val="Hyperlink"/>
          <w:rFonts w:asciiTheme="majorBidi" w:eastAsia="Calibri" w:hAnsiTheme="majorBidi" w:cstheme="majorBidi"/>
          <w:i/>
          <w:iCs/>
          <w:color w:val="auto"/>
          <w:u w:val="none"/>
          <w:lang w:val="nl-NL"/>
        </w:rPr>
        <w:tab/>
      </w:r>
      <w:r w:rsidRPr="00B6584D">
        <w:rPr>
          <w:rStyle w:val="Hyperlink"/>
          <w:rFonts w:asciiTheme="majorBidi" w:eastAsia="Calibri" w:hAnsiTheme="majorBidi" w:cstheme="majorBidi"/>
          <w:i/>
          <w:iCs/>
          <w:color w:val="auto"/>
          <w:u w:val="none"/>
          <w:lang w:val="nl-NL"/>
        </w:rPr>
        <w:tab/>
      </w:r>
      <w:r w:rsidRPr="00B6584D">
        <w:rPr>
          <w:rStyle w:val="Hyperlink"/>
          <w:rFonts w:asciiTheme="majorBidi" w:eastAsia="Calibri" w:hAnsiTheme="majorBidi" w:cstheme="majorBidi"/>
          <w:i/>
          <w:iCs/>
          <w:color w:val="auto"/>
          <w:u w:val="none"/>
          <w:lang w:val="nl-NL"/>
        </w:rPr>
        <w:tab/>
      </w:r>
      <w:hyperlink r:id="rId10" w:history="1">
        <w:r w:rsidR="00E13CE1" w:rsidRPr="00B6584D">
          <w:rPr>
            <w:rStyle w:val="Hyperlink"/>
            <w:rFonts w:asciiTheme="majorBidi" w:hAnsiTheme="majorBidi" w:cstheme="majorBidi"/>
            <w:color w:val="auto"/>
            <w:u w:val="none"/>
            <w:lang w:val="nl-NL"/>
          </w:rPr>
          <w:t>https://orcid.org/0000-0002-3194-1407</w:t>
        </w:r>
      </w:hyperlink>
    </w:p>
    <w:p w14:paraId="61406008" w14:textId="0C3FB588" w:rsidR="00BF1DB0" w:rsidRPr="00B6584D" w:rsidRDefault="00BF1DB0" w:rsidP="00E13CE1">
      <w:pPr>
        <w:spacing w:after="0" w:line="276" w:lineRule="auto"/>
        <w:jc w:val="both"/>
        <w:rPr>
          <w:rStyle w:val="orcid-id-https"/>
          <w:rFonts w:asciiTheme="majorBidi" w:hAnsiTheme="majorBidi" w:cstheme="majorBidi"/>
          <w:i/>
          <w:iCs/>
          <w:lang w:val="nl-NL"/>
        </w:rPr>
      </w:pPr>
      <w:r w:rsidRPr="00B6584D">
        <w:rPr>
          <w:rStyle w:val="orcid-id-https"/>
          <w:rFonts w:asciiTheme="majorBidi" w:hAnsiTheme="majorBidi" w:cstheme="majorBidi"/>
          <w:i/>
          <w:iCs/>
          <w:highlight w:val="yellow"/>
          <w:lang w:val="nl-NL"/>
        </w:rPr>
        <w:t>Ibrahim Aljarah</w:t>
      </w:r>
    </w:p>
    <w:p w14:paraId="0323D4C3" w14:textId="14C65CFB" w:rsidR="00BF1DB0" w:rsidRPr="00B6584D" w:rsidRDefault="00BF1DB0" w:rsidP="00E13CE1">
      <w:pPr>
        <w:spacing w:after="0" w:line="276" w:lineRule="auto"/>
        <w:jc w:val="both"/>
        <w:rPr>
          <w:rStyle w:val="orcid-id-https"/>
          <w:rFonts w:asciiTheme="majorBidi" w:hAnsiTheme="majorBidi" w:cstheme="majorBidi"/>
          <w:lang w:val="nl-NL"/>
        </w:rPr>
      </w:pPr>
      <w:r w:rsidRPr="00B6584D">
        <w:rPr>
          <w:rStyle w:val="orcid-id-https"/>
          <w:rFonts w:asciiTheme="majorBidi" w:hAnsiTheme="majorBidi" w:cstheme="majorBidi"/>
          <w:highlight w:val="yellow"/>
          <w:lang w:val="nl-NL"/>
        </w:rPr>
        <w:t>...</w:t>
      </w:r>
    </w:p>
    <w:p w14:paraId="24987871" w14:textId="1FE957F1" w:rsidR="001B312A" w:rsidRPr="0056021A" w:rsidRDefault="001B312A" w:rsidP="00966B7E">
      <w:pPr>
        <w:pStyle w:val="Heading3"/>
        <w:shd w:val="clear" w:color="auto" w:fill="FFFFFF" w:themeFill="background1"/>
        <w:bidi w:val="0"/>
        <w:spacing w:after="120" w:line="360" w:lineRule="auto"/>
        <w:rPr>
          <w:rFonts w:asciiTheme="majorBidi" w:hAnsiTheme="majorBidi" w:cstheme="majorBidi"/>
          <w:sz w:val="28"/>
          <w:szCs w:val="28"/>
        </w:rPr>
      </w:pPr>
      <w:r w:rsidRPr="0056021A">
        <w:rPr>
          <w:rFonts w:asciiTheme="majorBidi" w:hAnsiTheme="majorBidi" w:cstheme="majorBidi"/>
          <w:sz w:val="28"/>
          <w:szCs w:val="28"/>
        </w:rPr>
        <w:t>Abstract</w:t>
      </w:r>
    </w:p>
    <w:p w14:paraId="3D659BF3" w14:textId="7C32D1E6" w:rsidR="000A6B1D" w:rsidRPr="00B6584D" w:rsidRDefault="00826CE5" w:rsidP="00BC410A">
      <w:pPr>
        <w:pStyle w:val="NoSpacing"/>
        <w:shd w:val="clear" w:color="auto" w:fill="FFFFFF" w:themeFill="background1"/>
        <w:spacing w:line="360" w:lineRule="auto"/>
        <w:jc w:val="both"/>
        <w:rPr>
          <w:rFonts w:asciiTheme="majorBidi" w:hAnsiTheme="majorBidi" w:cstheme="majorBidi"/>
          <w:lang w:eastAsia="ar-SA"/>
        </w:rPr>
      </w:pPr>
      <w:r w:rsidRPr="00B6584D">
        <w:rPr>
          <w:rFonts w:asciiTheme="majorBidi" w:hAnsiTheme="majorBidi" w:cstheme="majorBidi"/>
          <w:lang w:eastAsia="ar-SA"/>
        </w:rPr>
        <w:t xml:space="preserve">Type 2 diabetes is </w:t>
      </w:r>
      <w:r w:rsidR="006B13AB" w:rsidRPr="00B6584D">
        <w:rPr>
          <w:rFonts w:asciiTheme="majorBidi" w:hAnsiTheme="majorBidi" w:cstheme="majorBidi"/>
          <w:lang w:eastAsia="ar-SA"/>
        </w:rPr>
        <w:t>a</w:t>
      </w:r>
      <w:r w:rsidR="00DE6134" w:rsidRPr="00B6584D">
        <w:rPr>
          <w:rFonts w:asciiTheme="majorBidi" w:hAnsiTheme="majorBidi" w:cstheme="majorBidi"/>
          <w:lang w:eastAsia="ar-SA"/>
        </w:rPr>
        <w:t xml:space="preserve"> </w:t>
      </w:r>
      <w:r w:rsidRPr="00B6584D">
        <w:rPr>
          <w:rFonts w:asciiTheme="majorBidi" w:hAnsiTheme="majorBidi" w:cstheme="majorBidi"/>
          <w:lang w:eastAsia="ar-SA"/>
        </w:rPr>
        <w:t xml:space="preserve">common </w:t>
      </w:r>
      <w:r w:rsidR="00E95832" w:rsidRPr="00B6584D">
        <w:rPr>
          <w:rFonts w:asciiTheme="majorBidi" w:hAnsiTheme="majorBidi" w:cstheme="majorBidi"/>
          <w:lang w:eastAsia="ar-SA"/>
        </w:rPr>
        <w:t>life</w:t>
      </w:r>
      <w:r w:rsidR="0078543C" w:rsidRPr="00B6584D">
        <w:rPr>
          <w:rFonts w:asciiTheme="majorBidi" w:hAnsiTheme="majorBidi" w:cstheme="majorBidi"/>
          <w:lang w:eastAsia="ar-SA"/>
        </w:rPr>
        <w:t>-</w:t>
      </w:r>
      <w:r w:rsidR="00E95832" w:rsidRPr="00B6584D">
        <w:rPr>
          <w:rFonts w:asciiTheme="majorBidi" w:hAnsiTheme="majorBidi" w:cstheme="majorBidi"/>
          <w:lang w:eastAsia="ar-SA"/>
        </w:rPr>
        <w:t xml:space="preserve">changing </w:t>
      </w:r>
      <w:r w:rsidR="00996794" w:rsidRPr="00B6584D">
        <w:rPr>
          <w:rFonts w:asciiTheme="majorBidi" w:hAnsiTheme="majorBidi" w:cstheme="majorBidi"/>
          <w:lang w:eastAsia="ar-SA"/>
        </w:rPr>
        <w:t>disease</w:t>
      </w:r>
      <w:r w:rsidR="006B13AB" w:rsidRPr="00B6584D">
        <w:rPr>
          <w:rFonts w:asciiTheme="majorBidi" w:hAnsiTheme="majorBidi" w:cstheme="majorBidi"/>
          <w:lang w:eastAsia="ar-SA"/>
        </w:rPr>
        <w:t xml:space="preserve"> that has been growing rapidly in recent years.</w:t>
      </w:r>
      <w:r w:rsidRPr="00B6584D">
        <w:rPr>
          <w:rFonts w:asciiTheme="majorBidi" w:hAnsiTheme="majorBidi" w:cstheme="majorBidi"/>
          <w:lang w:eastAsia="ar-SA"/>
        </w:rPr>
        <w:t xml:space="preserve"> According to the </w:t>
      </w:r>
      <w:r w:rsidR="00CF0502" w:rsidRPr="00B6584D">
        <w:rPr>
          <w:rFonts w:asciiTheme="majorBidi" w:hAnsiTheme="majorBidi" w:cstheme="majorBidi"/>
          <w:lang w:eastAsia="ar-SA"/>
        </w:rPr>
        <w:t>World Health Organization</w:t>
      </w:r>
      <w:r w:rsidRPr="00B6584D">
        <w:rPr>
          <w:rFonts w:asciiTheme="majorBidi" w:hAnsiTheme="majorBidi" w:cstheme="majorBidi"/>
          <w:lang w:eastAsia="ar-SA"/>
        </w:rPr>
        <w:t>,</w:t>
      </w:r>
      <w:r w:rsidR="00CF0502" w:rsidRPr="00B6584D">
        <w:rPr>
          <w:rFonts w:asciiTheme="majorBidi" w:hAnsiTheme="majorBidi" w:cstheme="majorBidi"/>
          <w:lang w:eastAsia="ar-SA"/>
        </w:rPr>
        <w:t xml:space="preserve"> </w:t>
      </w:r>
      <w:r w:rsidRPr="00B6584D">
        <w:rPr>
          <w:rFonts w:asciiTheme="majorBidi" w:hAnsiTheme="majorBidi" w:cstheme="majorBidi"/>
          <w:lang w:eastAsia="ar-SA"/>
        </w:rPr>
        <w:t xml:space="preserve">around </w:t>
      </w:r>
      <w:r w:rsidR="0089566A" w:rsidRPr="00B6584D">
        <w:rPr>
          <w:rFonts w:asciiTheme="majorBidi" w:hAnsiTheme="majorBidi" w:cstheme="majorBidi"/>
          <w:lang w:eastAsia="ar-SA"/>
        </w:rPr>
        <w:t xml:space="preserve">90% of patients </w:t>
      </w:r>
      <w:r w:rsidRPr="00B6584D">
        <w:rPr>
          <w:rFonts w:asciiTheme="majorBidi" w:hAnsiTheme="majorBidi" w:cstheme="majorBidi"/>
          <w:lang w:eastAsia="ar-SA"/>
        </w:rPr>
        <w:t>with</w:t>
      </w:r>
      <w:r w:rsidR="0089566A" w:rsidRPr="00B6584D">
        <w:rPr>
          <w:rFonts w:asciiTheme="majorBidi" w:hAnsiTheme="majorBidi" w:cstheme="majorBidi"/>
          <w:lang w:eastAsia="ar-SA"/>
        </w:rPr>
        <w:t xml:space="preserve"> diabetes</w:t>
      </w:r>
      <w:r w:rsidR="00996794" w:rsidRPr="00B6584D">
        <w:rPr>
          <w:rFonts w:asciiTheme="majorBidi" w:hAnsiTheme="majorBidi" w:cstheme="majorBidi"/>
          <w:lang w:eastAsia="ar-SA"/>
        </w:rPr>
        <w:t xml:space="preserve"> around the world</w:t>
      </w:r>
      <w:r w:rsidR="0089566A" w:rsidRPr="00B6584D">
        <w:rPr>
          <w:rFonts w:asciiTheme="majorBidi" w:hAnsiTheme="majorBidi" w:cstheme="majorBidi"/>
          <w:lang w:eastAsia="ar-SA"/>
        </w:rPr>
        <w:t xml:space="preserve"> suffer from </w:t>
      </w:r>
      <w:r w:rsidR="009952A1" w:rsidRPr="00B6584D">
        <w:rPr>
          <w:rFonts w:asciiTheme="majorBidi" w:hAnsiTheme="majorBidi" w:cstheme="majorBidi"/>
          <w:lang w:eastAsia="ar-SA"/>
        </w:rPr>
        <w:t>type</w:t>
      </w:r>
      <w:r w:rsidR="0089566A" w:rsidRPr="00B6584D">
        <w:rPr>
          <w:rFonts w:asciiTheme="majorBidi" w:hAnsiTheme="majorBidi" w:cstheme="majorBidi"/>
          <w:lang w:eastAsia="ar-SA"/>
        </w:rPr>
        <w:t xml:space="preserve"> 2 </w:t>
      </w:r>
      <w:r w:rsidRPr="00B6584D">
        <w:rPr>
          <w:rFonts w:asciiTheme="majorBidi" w:hAnsiTheme="majorBidi" w:cstheme="majorBidi"/>
          <w:lang w:eastAsia="ar-SA"/>
        </w:rPr>
        <w:t>diabetes</w:t>
      </w:r>
      <w:r w:rsidR="00FC6B5C" w:rsidRPr="00B6584D">
        <w:rPr>
          <w:rFonts w:asciiTheme="majorBidi" w:hAnsiTheme="majorBidi" w:cstheme="majorBidi"/>
          <w:lang w:val="en-GB" w:eastAsia="ar-SA"/>
        </w:rPr>
        <w:t xml:space="preserve">. </w:t>
      </w:r>
      <w:r w:rsidR="00934162" w:rsidRPr="00B6584D">
        <w:rPr>
          <w:rFonts w:asciiTheme="majorBidi" w:hAnsiTheme="majorBidi" w:cstheme="majorBidi"/>
          <w:lang w:val="en-GB" w:eastAsia="ar-SA"/>
        </w:rPr>
        <w:t xml:space="preserve">Although there is no permanent cure for type 2 diabetes, </w:t>
      </w:r>
      <w:r w:rsidR="00976A6F" w:rsidRPr="00B6584D">
        <w:rPr>
          <w:rFonts w:asciiTheme="majorBidi" w:hAnsiTheme="majorBidi" w:cstheme="majorBidi"/>
          <w:lang w:val="en-GB" w:eastAsia="ar-SA"/>
        </w:rPr>
        <w:t>however</w:t>
      </w:r>
      <w:r w:rsidR="0078543C" w:rsidRPr="00B6584D">
        <w:rPr>
          <w:rFonts w:asciiTheme="majorBidi" w:hAnsiTheme="majorBidi" w:cstheme="majorBidi"/>
          <w:lang w:val="en-GB" w:eastAsia="ar-SA"/>
        </w:rPr>
        <w:t>,</w:t>
      </w:r>
      <w:r w:rsidR="00976A6F" w:rsidRPr="00B6584D">
        <w:rPr>
          <w:rFonts w:asciiTheme="majorBidi" w:hAnsiTheme="majorBidi" w:cstheme="majorBidi"/>
          <w:lang w:val="en-GB" w:eastAsia="ar-SA"/>
        </w:rPr>
        <w:t xml:space="preserve"> </w:t>
      </w:r>
      <w:r w:rsidR="0078543C" w:rsidRPr="00B6584D">
        <w:rPr>
          <w:rFonts w:asciiTheme="majorBidi" w:hAnsiTheme="majorBidi" w:cstheme="majorBidi"/>
          <w:lang w:val="en-GB" w:eastAsia="ar-SA"/>
        </w:rPr>
        <w:t>this disease needs</w:t>
      </w:r>
      <w:r w:rsidR="00996794" w:rsidRPr="00B6584D">
        <w:rPr>
          <w:rFonts w:asciiTheme="majorBidi" w:hAnsiTheme="majorBidi" w:cstheme="majorBidi"/>
          <w:lang w:val="en-GB" w:eastAsia="ar-SA"/>
        </w:rPr>
        <w:t xml:space="preserve"> </w:t>
      </w:r>
      <w:r w:rsidR="00976A6F" w:rsidRPr="00B6584D">
        <w:rPr>
          <w:rFonts w:asciiTheme="majorBidi" w:hAnsiTheme="majorBidi" w:cstheme="majorBidi"/>
          <w:lang w:val="en-GB" w:eastAsia="ar-SA"/>
        </w:rPr>
        <w:t xml:space="preserve">to be </w:t>
      </w:r>
      <w:r w:rsidR="007411C6" w:rsidRPr="00B6584D">
        <w:rPr>
          <w:rFonts w:asciiTheme="majorBidi" w:hAnsiTheme="majorBidi" w:cstheme="majorBidi"/>
          <w:lang w:val="en-GB" w:eastAsia="ar-SA"/>
        </w:rPr>
        <w:t>diagnose</w:t>
      </w:r>
      <w:r w:rsidR="00976A6F" w:rsidRPr="00B6584D">
        <w:rPr>
          <w:rFonts w:asciiTheme="majorBidi" w:hAnsiTheme="majorBidi" w:cstheme="majorBidi"/>
          <w:lang w:val="en-GB" w:eastAsia="ar-SA"/>
        </w:rPr>
        <w:t>d</w:t>
      </w:r>
      <w:r w:rsidR="007411C6" w:rsidRPr="00B6584D">
        <w:rPr>
          <w:rFonts w:asciiTheme="majorBidi" w:hAnsiTheme="majorBidi" w:cstheme="majorBidi"/>
          <w:lang w:val="en-GB" w:eastAsia="ar-SA"/>
        </w:rPr>
        <w:t xml:space="preserve"> at an early stage </w:t>
      </w:r>
      <w:r w:rsidR="00976A6F" w:rsidRPr="00B6584D">
        <w:rPr>
          <w:rFonts w:asciiTheme="majorBidi" w:hAnsiTheme="majorBidi" w:cstheme="majorBidi"/>
          <w:lang w:val="en-GB" w:eastAsia="ar-SA"/>
        </w:rPr>
        <w:t xml:space="preserve">to </w:t>
      </w:r>
      <w:r w:rsidR="007C2190" w:rsidRPr="00B6584D">
        <w:rPr>
          <w:rFonts w:asciiTheme="majorBidi" w:hAnsiTheme="majorBidi" w:cstheme="majorBidi"/>
          <w:lang w:val="en-GB" w:eastAsia="ar-SA"/>
        </w:rPr>
        <w:t xml:space="preserve">help </w:t>
      </w:r>
      <w:r w:rsidR="0078543C" w:rsidRPr="00B6584D">
        <w:rPr>
          <w:rFonts w:asciiTheme="majorBidi" w:hAnsiTheme="majorBidi" w:cstheme="majorBidi"/>
          <w:lang w:val="en-GB" w:eastAsia="ar-SA"/>
        </w:rPr>
        <w:t>provid</w:t>
      </w:r>
      <w:r w:rsidR="006E095D" w:rsidRPr="00B6584D">
        <w:rPr>
          <w:rFonts w:asciiTheme="majorBidi" w:hAnsiTheme="majorBidi" w:cstheme="majorBidi"/>
          <w:lang w:val="en-GB" w:eastAsia="ar-SA"/>
        </w:rPr>
        <w:t>e</w:t>
      </w:r>
      <w:r w:rsidR="007C2190" w:rsidRPr="00B6584D">
        <w:rPr>
          <w:rFonts w:asciiTheme="majorBidi" w:hAnsiTheme="majorBidi" w:cstheme="majorBidi"/>
          <w:lang w:val="en-GB" w:eastAsia="ar-SA"/>
        </w:rPr>
        <w:t xml:space="preserve"> </w:t>
      </w:r>
      <w:r w:rsidR="00934162" w:rsidRPr="00B6584D">
        <w:rPr>
          <w:rFonts w:asciiTheme="majorBidi" w:hAnsiTheme="majorBidi" w:cstheme="majorBidi"/>
          <w:lang w:val="en-GB" w:eastAsia="ar-SA"/>
        </w:rPr>
        <w:t xml:space="preserve">prognosis support to allied health professionals and develop </w:t>
      </w:r>
      <w:r w:rsidR="0078543C" w:rsidRPr="00B6584D">
        <w:rPr>
          <w:rFonts w:asciiTheme="majorBidi" w:hAnsiTheme="majorBidi" w:cstheme="majorBidi"/>
          <w:lang w:val="en-GB" w:eastAsia="ar-SA"/>
        </w:rPr>
        <w:t xml:space="preserve">an </w:t>
      </w:r>
      <w:r w:rsidR="00934162" w:rsidRPr="00B6584D">
        <w:rPr>
          <w:rFonts w:asciiTheme="majorBidi" w:hAnsiTheme="majorBidi" w:cstheme="majorBidi"/>
          <w:lang w:val="en-GB" w:eastAsia="ar-SA"/>
        </w:rPr>
        <w:t>effective prevention plan.</w:t>
      </w:r>
      <w:r w:rsidR="00CE427A" w:rsidRPr="00B6584D">
        <w:rPr>
          <w:rFonts w:asciiTheme="majorBidi" w:hAnsiTheme="majorBidi" w:cstheme="majorBidi"/>
          <w:lang w:val="en-GB" w:eastAsia="ar-SA"/>
        </w:rPr>
        <w:t xml:space="preserve"> This could be </w:t>
      </w:r>
      <w:r w:rsidR="00996794" w:rsidRPr="00B6584D">
        <w:rPr>
          <w:rFonts w:asciiTheme="majorBidi" w:hAnsiTheme="majorBidi" w:cstheme="majorBidi"/>
          <w:lang w:val="en-GB" w:eastAsia="ar-SA"/>
        </w:rPr>
        <w:t>accomplished</w:t>
      </w:r>
      <w:r w:rsidR="00CE427A" w:rsidRPr="00B6584D">
        <w:rPr>
          <w:rFonts w:asciiTheme="majorBidi" w:hAnsiTheme="majorBidi" w:cstheme="majorBidi"/>
          <w:lang w:val="en-GB" w:eastAsia="ar-SA"/>
        </w:rPr>
        <w:t xml:space="preserve"> </w:t>
      </w:r>
      <w:r w:rsidR="00996794" w:rsidRPr="00B6584D">
        <w:rPr>
          <w:rFonts w:asciiTheme="majorBidi" w:hAnsiTheme="majorBidi" w:cstheme="majorBidi"/>
          <w:lang w:val="en-GB" w:eastAsia="ar-SA"/>
        </w:rPr>
        <w:t>through</w:t>
      </w:r>
      <w:r w:rsidR="00CE427A" w:rsidRPr="00B6584D">
        <w:rPr>
          <w:rFonts w:asciiTheme="majorBidi" w:hAnsiTheme="majorBidi" w:cstheme="majorBidi"/>
          <w:lang w:val="en-GB" w:eastAsia="ar-SA"/>
        </w:rPr>
        <w:t xml:space="preserve"> </w:t>
      </w:r>
      <w:r w:rsidR="000B5D09" w:rsidRPr="00B6584D">
        <w:rPr>
          <w:rFonts w:asciiTheme="majorBidi" w:hAnsiTheme="majorBidi" w:cstheme="majorBidi"/>
          <w:lang w:val="en-GB" w:eastAsia="ar-SA"/>
        </w:rPr>
        <w:t>analy</w:t>
      </w:r>
      <w:r w:rsidR="0078543C" w:rsidRPr="00B6584D">
        <w:rPr>
          <w:rFonts w:asciiTheme="majorBidi" w:hAnsiTheme="majorBidi" w:cstheme="majorBidi"/>
          <w:lang w:val="en-GB" w:eastAsia="ar-SA"/>
        </w:rPr>
        <w:t>z</w:t>
      </w:r>
      <w:r w:rsidR="000B5D09" w:rsidRPr="00B6584D">
        <w:rPr>
          <w:rFonts w:asciiTheme="majorBidi" w:hAnsiTheme="majorBidi" w:cstheme="majorBidi"/>
          <w:lang w:val="en-GB" w:eastAsia="ar-SA"/>
        </w:rPr>
        <w:t>ing</w:t>
      </w:r>
      <w:r w:rsidR="00CE427A" w:rsidRPr="00B6584D">
        <w:rPr>
          <w:rFonts w:asciiTheme="majorBidi" w:hAnsiTheme="majorBidi" w:cstheme="majorBidi"/>
          <w:lang w:val="en-GB" w:eastAsia="ar-SA"/>
        </w:rPr>
        <w:t xml:space="preserve"> medical datasets </w:t>
      </w:r>
      <w:r w:rsidR="00996794" w:rsidRPr="00B6584D">
        <w:rPr>
          <w:rFonts w:asciiTheme="majorBidi" w:hAnsiTheme="majorBidi" w:cstheme="majorBidi"/>
          <w:lang w:val="en-GB" w:eastAsia="ar-SA"/>
        </w:rPr>
        <w:t>using</w:t>
      </w:r>
      <w:r w:rsidR="00CE427A" w:rsidRPr="00B6584D">
        <w:rPr>
          <w:rFonts w:asciiTheme="majorBidi" w:hAnsiTheme="majorBidi" w:cstheme="majorBidi"/>
          <w:lang w:val="en-GB" w:eastAsia="ar-SA"/>
        </w:rPr>
        <w:t xml:space="preserve"> data mining and machine learning </w:t>
      </w:r>
      <w:r w:rsidR="00996794" w:rsidRPr="00B6584D">
        <w:rPr>
          <w:rFonts w:asciiTheme="majorBidi" w:hAnsiTheme="majorBidi" w:cstheme="majorBidi"/>
          <w:lang w:val="en-GB" w:eastAsia="ar-SA"/>
        </w:rPr>
        <w:t>techniques</w:t>
      </w:r>
      <w:r w:rsidR="00CE427A" w:rsidRPr="00B6584D">
        <w:rPr>
          <w:rFonts w:asciiTheme="majorBidi" w:hAnsiTheme="majorBidi" w:cstheme="majorBidi"/>
          <w:lang w:val="en-GB" w:eastAsia="ar-SA"/>
        </w:rPr>
        <w:t xml:space="preserve">. </w:t>
      </w:r>
      <w:r w:rsidR="00832D25" w:rsidRPr="00B6584D">
        <w:rPr>
          <w:rFonts w:asciiTheme="majorBidi" w:hAnsiTheme="majorBidi" w:cstheme="majorBidi"/>
          <w:lang w:val="en-GB" w:eastAsia="ar-SA"/>
        </w:rPr>
        <w:t xml:space="preserve">The main goal of this work is to improve the </w:t>
      </w:r>
      <w:r w:rsidR="009637CD" w:rsidRPr="00B6584D">
        <w:rPr>
          <w:rFonts w:asciiTheme="majorBidi" w:hAnsiTheme="majorBidi" w:cstheme="majorBidi"/>
          <w:lang w:val="en-GB" w:eastAsia="ar-SA"/>
        </w:rPr>
        <w:t>performance</w:t>
      </w:r>
      <w:r w:rsidR="00832D25" w:rsidRPr="00B6584D">
        <w:rPr>
          <w:rFonts w:asciiTheme="majorBidi" w:hAnsiTheme="majorBidi" w:cstheme="majorBidi"/>
          <w:lang w:val="en-GB" w:eastAsia="ar-SA"/>
        </w:rPr>
        <w:t xml:space="preserve"> of existing </w:t>
      </w:r>
      <w:r w:rsidR="006C0D33" w:rsidRPr="00B6584D">
        <w:rPr>
          <w:rFonts w:asciiTheme="majorBidi" w:hAnsiTheme="majorBidi" w:cstheme="majorBidi"/>
          <w:lang w:val="en-GB" w:eastAsia="ar-SA"/>
        </w:rPr>
        <w:t>approaches</w:t>
      </w:r>
      <w:r w:rsidR="00832D25" w:rsidRPr="00B6584D">
        <w:rPr>
          <w:rFonts w:asciiTheme="majorBidi" w:hAnsiTheme="majorBidi" w:cstheme="majorBidi"/>
          <w:lang w:val="en-GB" w:eastAsia="ar-SA"/>
        </w:rPr>
        <w:t xml:space="preserve"> </w:t>
      </w:r>
      <w:r w:rsidR="00832D25" w:rsidRPr="00B6584D">
        <w:rPr>
          <w:rFonts w:asciiTheme="majorBidi" w:hAnsiTheme="majorBidi" w:cstheme="majorBidi"/>
          <w:highlight w:val="yellow"/>
          <w:lang w:val="en-GB" w:eastAsia="ar-SA"/>
        </w:rPr>
        <w:t>for predicting</w:t>
      </w:r>
      <w:r w:rsidR="00832D25" w:rsidRPr="00B6584D">
        <w:rPr>
          <w:rFonts w:asciiTheme="majorBidi" w:hAnsiTheme="majorBidi" w:cstheme="majorBidi"/>
          <w:lang w:val="en-GB" w:eastAsia="ar-SA"/>
        </w:rPr>
        <w:t xml:space="preserve"> Type 2 Diabetes. </w:t>
      </w:r>
      <w:r w:rsidR="006C0D33" w:rsidRPr="00B6584D">
        <w:rPr>
          <w:rFonts w:asciiTheme="majorBidi" w:hAnsiTheme="majorBidi" w:cstheme="majorBidi"/>
          <w:lang w:val="en-GB" w:eastAsia="ar-SA"/>
        </w:rPr>
        <w:t xml:space="preserve">For this, we utilize </w:t>
      </w:r>
      <w:r w:rsidR="00C64C21" w:rsidRPr="00B6584D">
        <w:rPr>
          <w:rFonts w:asciiTheme="majorBidi" w:hAnsiTheme="majorBidi" w:cstheme="majorBidi"/>
          <w:lang w:val="en-GB" w:eastAsia="ar-SA"/>
        </w:rPr>
        <w:t xml:space="preserve">a </w:t>
      </w:r>
      <w:r w:rsidR="00CE427A" w:rsidRPr="00B6584D">
        <w:rPr>
          <w:rFonts w:asciiTheme="majorBidi" w:hAnsiTheme="majorBidi" w:cstheme="majorBidi"/>
          <w:lang w:val="en-GB" w:eastAsia="ar-SA"/>
        </w:rPr>
        <w:t xml:space="preserve">bio-inspired </w:t>
      </w:r>
      <w:r w:rsidR="00C64C21" w:rsidRPr="00B6584D">
        <w:rPr>
          <w:rFonts w:asciiTheme="majorBidi" w:hAnsiTheme="majorBidi" w:cstheme="majorBidi"/>
          <w:lang w:val="en-GB" w:eastAsia="ar-SA"/>
        </w:rPr>
        <w:t xml:space="preserve">algorithm called </w:t>
      </w:r>
      <w:r w:rsidR="006C0D33" w:rsidRPr="00B6584D">
        <w:rPr>
          <w:rFonts w:asciiTheme="majorBidi" w:hAnsiTheme="majorBidi" w:cstheme="majorBidi"/>
          <w:lang w:val="en-GB" w:eastAsia="ar-SA"/>
        </w:rPr>
        <w:t xml:space="preserve">the </w:t>
      </w:r>
      <w:r w:rsidR="00CF1847" w:rsidRPr="00B6584D">
        <w:rPr>
          <w:rFonts w:asciiTheme="majorBidi" w:hAnsiTheme="majorBidi" w:cstheme="majorBidi"/>
          <w:lang w:val="en-GB" w:eastAsia="ar-SA"/>
        </w:rPr>
        <w:t>cuttlefish</w:t>
      </w:r>
      <w:r w:rsidR="006C0D33" w:rsidRPr="00B6584D">
        <w:rPr>
          <w:rFonts w:asciiTheme="majorBidi" w:hAnsiTheme="majorBidi" w:cstheme="majorBidi"/>
          <w:lang w:val="en-GB" w:eastAsia="ar-SA"/>
        </w:rPr>
        <w:t xml:space="preserve"> for selecting essential features in the </w:t>
      </w:r>
      <w:r w:rsidR="009637CD" w:rsidRPr="00B6584D">
        <w:rPr>
          <w:rFonts w:asciiTheme="majorBidi" w:hAnsiTheme="majorBidi" w:cstheme="majorBidi"/>
          <w:lang w:val="en-GB" w:eastAsia="ar-SA"/>
        </w:rPr>
        <w:t xml:space="preserve">medical data </w:t>
      </w:r>
      <w:r w:rsidR="006C0D33" w:rsidRPr="00B6584D">
        <w:rPr>
          <w:rFonts w:asciiTheme="majorBidi" w:hAnsiTheme="majorBidi" w:cstheme="majorBidi"/>
          <w:lang w:val="en-GB" w:eastAsia="ar-SA"/>
        </w:rPr>
        <w:t>pre-processing</w:t>
      </w:r>
      <w:r w:rsidR="00784C90" w:rsidRPr="00B6584D">
        <w:rPr>
          <w:rFonts w:asciiTheme="majorBidi" w:hAnsiTheme="majorBidi" w:cstheme="majorBidi"/>
          <w:lang w:val="en-GB" w:eastAsia="ar-SA"/>
        </w:rPr>
        <w:t xml:space="preserve"> stage</w:t>
      </w:r>
      <w:r w:rsidR="006C0D33" w:rsidRPr="00B6584D">
        <w:rPr>
          <w:rFonts w:asciiTheme="majorBidi" w:hAnsiTheme="majorBidi" w:cstheme="majorBidi"/>
          <w:lang w:val="en-GB" w:eastAsia="ar-SA"/>
        </w:rPr>
        <w:t xml:space="preserve">. </w:t>
      </w:r>
      <w:r w:rsidR="00996794" w:rsidRPr="00B6584D">
        <w:rPr>
          <w:rFonts w:asciiTheme="majorBidi" w:hAnsiTheme="majorBidi" w:cstheme="majorBidi"/>
          <w:lang w:val="en-GB" w:eastAsia="ar-SA"/>
        </w:rPr>
        <w:t>To validate the proposed approach, w</w:t>
      </w:r>
      <w:r w:rsidR="003106B6" w:rsidRPr="00B6584D">
        <w:rPr>
          <w:rFonts w:asciiTheme="majorBidi" w:hAnsiTheme="majorBidi" w:cstheme="majorBidi"/>
          <w:lang w:val="en-GB" w:eastAsia="ar-SA"/>
        </w:rPr>
        <w:t xml:space="preserve">e </w:t>
      </w:r>
      <w:r w:rsidR="00D5334D" w:rsidRPr="00B6584D">
        <w:rPr>
          <w:rFonts w:asciiTheme="majorBidi" w:hAnsiTheme="majorBidi" w:cstheme="majorBidi"/>
          <w:lang w:val="en-GB" w:eastAsia="ar-SA"/>
        </w:rPr>
        <w:t>compare</w:t>
      </w:r>
      <w:r w:rsidR="003106B6" w:rsidRPr="00B6584D">
        <w:rPr>
          <w:rFonts w:asciiTheme="majorBidi" w:hAnsiTheme="majorBidi" w:cstheme="majorBidi"/>
          <w:lang w:val="en-GB" w:eastAsia="ar-SA"/>
        </w:rPr>
        <w:t xml:space="preserve"> the performance of the </w:t>
      </w:r>
      <w:r w:rsidR="009637CD" w:rsidRPr="00B6584D">
        <w:rPr>
          <w:rFonts w:asciiTheme="majorBidi" w:hAnsiTheme="majorBidi" w:cstheme="majorBidi"/>
          <w:lang w:val="en-GB" w:eastAsia="ar-SA"/>
        </w:rPr>
        <w:t>proposed approach</w:t>
      </w:r>
      <w:r w:rsidR="003106B6" w:rsidRPr="00B6584D">
        <w:rPr>
          <w:rFonts w:asciiTheme="majorBidi" w:hAnsiTheme="majorBidi" w:cstheme="majorBidi"/>
          <w:lang w:eastAsia="ar-SA"/>
        </w:rPr>
        <w:t xml:space="preserve"> </w:t>
      </w:r>
      <w:r w:rsidR="009637CD" w:rsidRPr="00B6584D">
        <w:rPr>
          <w:rFonts w:asciiTheme="majorBidi" w:hAnsiTheme="majorBidi" w:cstheme="majorBidi"/>
          <w:lang w:eastAsia="ar-SA"/>
        </w:rPr>
        <w:t>to a</w:t>
      </w:r>
      <w:r w:rsidR="00996794" w:rsidRPr="00B6584D">
        <w:rPr>
          <w:rFonts w:asciiTheme="majorBidi" w:hAnsiTheme="majorBidi" w:cstheme="majorBidi"/>
          <w:lang w:eastAsia="ar-SA"/>
        </w:rPr>
        <w:t xml:space="preserve"> </w:t>
      </w:r>
      <w:r w:rsidR="009952A1" w:rsidRPr="00B6584D">
        <w:rPr>
          <w:rFonts w:asciiTheme="majorBidi" w:hAnsiTheme="majorBidi" w:cstheme="majorBidi"/>
          <w:lang w:eastAsia="ar-SA"/>
        </w:rPr>
        <w:t xml:space="preserve">well-known </w:t>
      </w:r>
      <w:r w:rsidR="00996794" w:rsidRPr="00B6584D">
        <w:rPr>
          <w:rFonts w:asciiTheme="majorBidi" w:hAnsiTheme="majorBidi" w:cstheme="majorBidi"/>
          <w:lang w:eastAsia="ar-SA"/>
        </w:rPr>
        <w:t>bio-inspired feature selection algorithm called</w:t>
      </w:r>
      <w:r w:rsidR="006E095D" w:rsidRPr="00B6584D">
        <w:rPr>
          <w:rFonts w:asciiTheme="majorBidi" w:hAnsiTheme="majorBidi" w:cstheme="majorBidi"/>
          <w:lang w:eastAsia="ar-SA"/>
        </w:rPr>
        <w:t xml:space="preserve"> </w:t>
      </w:r>
      <w:r w:rsidR="007411C6" w:rsidRPr="00B6584D">
        <w:rPr>
          <w:rFonts w:asciiTheme="majorBidi" w:hAnsiTheme="majorBidi" w:cstheme="majorBidi"/>
          <w:lang w:eastAsia="ar-SA"/>
        </w:rPr>
        <w:t>g</w:t>
      </w:r>
      <w:r w:rsidR="003106B6" w:rsidRPr="00B6584D">
        <w:rPr>
          <w:rFonts w:asciiTheme="majorBidi" w:hAnsiTheme="majorBidi" w:cstheme="majorBidi"/>
          <w:lang w:eastAsia="ar-SA"/>
        </w:rPr>
        <w:t xml:space="preserve">enetic algorithm. </w:t>
      </w:r>
      <w:r w:rsidR="00473A4C" w:rsidRPr="00B6584D">
        <w:rPr>
          <w:rFonts w:asciiTheme="majorBidi" w:hAnsiTheme="majorBidi" w:cstheme="majorBidi"/>
          <w:lang w:eastAsia="ar-SA"/>
        </w:rPr>
        <w:t xml:space="preserve">The selected features from </w:t>
      </w:r>
      <w:r w:rsidR="007D1C49" w:rsidRPr="00B6584D">
        <w:rPr>
          <w:rFonts w:asciiTheme="majorBidi" w:hAnsiTheme="majorBidi" w:cstheme="majorBidi"/>
          <w:lang w:eastAsia="ar-SA"/>
        </w:rPr>
        <w:t>the</w:t>
      </w:r>
      <w:r w:rsidR="00AF6E97" w:rsidRPr="00B6584D">
        <w:rPr>
          <w:rFonts w:asciiTheme="majorBidi" w:hAnsiTheme="majorBidi" w:cstheme="majorBidi"/>
          <w:lang w:eastAsia="ar-SA"/>
        </w:rPr>
        <w:t xml:space="preserve"> </w:t>
      </w:r>
      <w:r w:rsidR="007D1C49" w:rsidRPr="00B6584D">
        <w:rPr>
          <w:rFonts w:asciiTheme="majorBidi" w:hAnsiTheme="majorBidi" w:cstheme="majorBidi"/>
          <w:lang w:eastAsia="ar-SA"/>
        </w:rPr>
        <w:t>cuttlefish</w:t>
      </w:r>
      <w:r w:rsidR="00473A4C" w:rsidRPr="00B6584D">
        <w:rPr>
          <w:rFonts w:asciiTheme="majorBidi" w:hAnsiTheme="majorBidi" w:cstheme="majorBidi"/>
          <w:lang w:eastAsia="ar-SA"/>
        </w:rPr>
        <w:t xml:space="preserve"> </w:t>
      </w:r>
      <w:r w:rsidR="00AF6E97" w:rsidRPr="00B6584D">
        <w:rPr>
          <w:rFonts w:asciiTheme="majorBidi" w:hAnsiTheme="majorBidi" w:cstheme="majorBidi"/>
          <w:lang w:eastAsia="ar-SA"/>
        </w:rPr>
        <w:t xml:space="preserve">and genetic </w:t>
      </w:r>
      <w:r w:rsidR="00473A4C" w:rsidRPr="00B6584D">
        <w:rPr>
          <w:rFonts w:asciiTheme="majorBidi" w:hAnsiTheme="majorBidi" w:cstheme="majorBidi"/>
          <w:lang w:eastAsia="ar-SA"/>
        </w:rPr>
        <w:t xml:space="preserve">algorithms are </w:t>
      </w:r>
      <w:r w:rsidR="00F1349F" w:rsidRPr="00B6584D">
        <w:rPr>
          <w:rFonts w:asciiTheme="majorBidi" w:hAnsiTheme="majorBidi" w:cstheme="majorBidi"/>
          <w:lang w:eastAsia="ar-SA"/>
        </w:rPr>
        <w:t>utilized</w:t>
      </w:r>
      <w:r w:rsidR="00473A4C" w:rsidRPr="00B6584D">
        <w:rPr>
          <w:rFonts w:asciiTheme="majorBidi" w:hAnsiTheme="majorBidi" w:cstheme="majorBidi"/>
          <w:lang w:eastAsia="ar-SA"/>
        </w:rPr>
        <w:t xml:space="preserve"> </w:t>
      </w:r>
      <w:r w:rsidR="00B8554C" w:rsidRPr="00B6584D">
        <w:rPr>
          <w:rFonts w:asciiTheme="majorBidi" w:hAnsiTheme="majorBidi" w:cstheme="majorBidi"/>
          <w:lang w:eastAsia="ar-SA"/>
        </w:rPr>
        <w:t>with</w:t>
      </w:r>
      <w:r w:rsidR="00473A4C" w:rsidRPr="00B6584D">
        <w:rPr>
          <w:rFonts w:asciiTheme="majorBidi" w:hAnsiTheme="majorBidi" w:cstheme="majorBidi"/>
          <w:lang w:eastAsia="ar-SA"/>
        </w:rPr>
        <w:t xml:space="preserve"> </w:t>
      </w:r>
      <w:r w:rsidR="007D1C49" w:rsidRPr="00B6584D">
        <w:rPr>
          <w:rFonts w:asciiTheme="majorBidi" w:hAnsiTheme="majorBidi" w:cstheme="majorBidi"/>
          <w:lang w:eastAsia="ar-SA"/>
        </w:rPr>
        <w:t>different</w:t>
      </w:r>
      <w:r w:rsidR="00473A4C" w:rsidRPr="00B6584D">
        <w:rPr>
          <w:rFonts w:asciiTheme="majorBidi" w:hAnsiTheme="majorBidi" w:cstheme="majorBidi"/>
          <w:lang w:eastAsia="ar-SA"/>
        </w:rPr>
        <w:t xml:space="preserve"> classifiers. </w:t>
      </w:r>
      <w:r w:rsidR="00DE6134" w:rsidRPr="00B6584D">
        <w:rPr>
          <w:rFonts w:asciiTheme="majorBidi" w:hAnsiTheme="majorBidi" w:cstheme="majorBidi"/>
          <w:lang w:eastAsia="ar-SA"/>
        </w:rPr>
        <w:t>The</w:t>
      </w:r>
      <w:r w:rsidR="00037C75" w:rsidRPr="00B6584D">
        <w:rPr>
          <w:rFonts w:asciiTheme="majorBidi" w:hAnsiTheme="majorBidi" w:cstheme="majorBidi"/>
          <w:lang w:eastAsia="ar-SA"/>
        </w:rPr>
        <w:t xml:space="preserve"> implementation</w:t>
      </w:r>
      <w:r w:rsidR="007D1C49" w:rsidRPr="00B6584D">
        <w:rPr>
          <w:rFonts w:asciiTheme="majorBidi" w:hAnsiTheme="majorBidi" w:cstheme="majorBidi"/>
          <w:lang w:eastAsia="ar-SA"/>
        </w:rPr>
        <w:t xml:space="preserve"> of the algorithms</w:t>
      </w:r>
      <w:r w:rsidR="00037C75" w:rsidRPr="00B6584D">
        <w:rPr>
          <w:rFonts w:asciiTheme="majorBidi" w:hAnsiTheme="majorBidi" w:cstheme="majorBidi"/>
          <w:lang w:eastAsia="ar-SA"/>
        </w:rPr>
        <w:t xml:space="preserve"> is applied </w:t>
      </w:r>
      <w:r w:rsidR="004A618B" w:rsidRPr="00B6584D">
        <w:rPr>
          <w:rFonts w:asciiTheme="majorBidi" w:hAnsiTheme="majorBidi" w:cstheme="majorBidi"/>
          <w:lang w:eastAsia="ar-SA"/>
        </w:rPr>
        <w:t xml:space="preserve">over </w:t>
      </w:r>
      <w:r w:rsidR="00722547" w:rsidRPr="00B6584D">
        <w:rPr>
          <w:rFonts w:asciiTheme="majorBidi" w:hAnsiTheme="majorBidi" w:cstheme="majorBidi"/>
          <w:lang w:eastAsia="ar-SA"/>
        </w:rPr>
        <w:t>two</w:t>
      </w:r>
      <w:r w:rsidR="004A618B" w:rsidRPr="00B6584D">
        <w:rPr>
          <w:rFonts w:asciiTheme="majorBidi" w:hAnsiTheme="majorBidi" w:cstheme="majorBidi"/>
          <w:lang w:eastAsia="ar-SA"/>
        </w:rPr>
        <w:t xml:space="preserve"> dataset</w:t>
      </w:r>
      <w:r w:rsidR="00214EE7" w:rsidRPr="00B6584D">
        <w:rPr>
          <w:rFonts w:asciiTheme="majorBidi" w:hAnsiTheme="majorBidi" w:cstheme="majorBidi"/>
          <w:lang w:eastAsia="ar-SA"/>
        </w:rPr>
        <w:t>s</w:t>
      </w:r>
      <w:r w:rsidR="00E01AB9" w:rsidRPr="00B6584D">
        <w:rPr>
          <w:rFonts w:asciiTheme="majorBidi" w:hAnsiTheme="majorBidi" w:cstheme="majorBidi"/>
          <w:lang w:eastAsia="ar-SA"/>
        </w:rPr>
        <w:t>,</w:t>
      </w:r>
      <w:r w:rsidR="004A618B" w:rsidRPr="00B6584D">
        <w:rPr>
          <w:rFonts w:asciiTheme="majorBidi" w:hAnsiTheme="majorBidi" w:cstheme="majorBidi"/>
          <w:lang w:eastAsia="ar-SA"/>
        </w:rPr>
        <w:t xml:space="preserve"> </w:t>
      </w:r>
      <w:r w:rsidR="00037C75" w:rsidRPr="00B6584D">
        <w:rPr>
          <w:rFonts w:asciiTheme="majorBidi" w:hAnsiTheme="majorBidi" w:cstheme="majorBidi"/>
          <w:lang w:eastAsia="ar-SA"/>
        </w:rPr>
        <w:t xml:space="preserve">the </w:t>
      </w:r>
      <w:r w:rsidR="00DE6134" w:rsidRPr="00B6584D">
        <w:rPr>
          <w:rFonts w:asciiTheme="majorBidi" w:hAnsiTheme="majorBidi" w:cstheme="majorBidi"/>
          <w:lang w:eastAsia="ar-SA"/>
        </w:rPr>
        <w:t>Pima Indian diabetes</w:t>
      </w:r>
      <w:r w:rsidR="00722547" w:rsidRPr="00B6584D">
        <w:rPr>
          <w:rFonts w:asciiTheme="majorBidi" w:hAnsiTheme="majorBidi" w:cstheme="majorBidi"/>
          <w:lang w:eastAsia="ar-SA"/>
        </w:rPr>
        <w:t xml:space="preserve"> </w:t>
      </w:r>
      <w:r w:rsidR="0011267B" w:rsidRPr="00B6584D">
        <w:rPr>
          <w:rFonts w:asciiTheme="majorBidi" w:hAnsiTheme="majorBidi" w:cstheme="majorBidi"/>
          <w:lang w:eastAsia="ar-SA"/>
        </w:rPr>
        <w:t xml:space="preserve">dataset </w:t>
      </w:r>
      <w:r w:rsidR="00722547" w:rsidRPr="00B6584D">
        <w:rPr>
          <w:rFonts w:asciiTheme="majorBidi" w:hAnsiTheme="majorBidi" w:cstheme="majorBidi"/>
          <w:lang w:eastAsia="ar-SA"/>
        </w:rPr>
        <w:t>and</w:t>
      </w:r>
      <w:r w:rsidR="00053270" w:rsidRPr="00B6584D">
        <w:rPr>
          <w:rFonts w:asciiTheme="majorBidi" w:hAnsiTheme="majorBidi" w:cstheme="majorBidi"/>
          <w:lang w:eastAsia="ar-SA"/>
        </w:rPr>
        <w:t xml:space="preserve"> </w:t>
      </w:r>
      <w:r w:rsidR="00F1349F" w:rsidRPr="00B6584D">
        <w:rPr>
          <w:rFonts w:asciiTheme="majorBidi" w:hAnsiTheme="majorBidi" w:cstheme="majorBidi"/>
          <w:lang w:eastAsia="ar-SA"/>
        </w:rPr>
        <w:t>the</w:t>
      </w:r>
      <w:r w:rsidR="001A5E65" w:rsidRPr="00B6584D">
        <w:rPr>
          <w:rFonts w:asciiTheme="majorBidi" w:hAnsiTheme="majorBidi" w:cstheme="majorBidi"/>
          <w:lang w:eastAsia="ar-SA"/>
        </w:rPr>
        <w:t xml:space="preserve"> </w:t>
      </w:r>
      <w:r w:rsidR="004A618B" w:rsidRPr="00B6584D">
        <w:rPr>
          <w:rFonts w:asciiTheme="majorBidi" w:hAnsiTheme="majorBidi" w:cstheme="majorBidi"/>
          <w:lang w:eastAsia="ar-SA"/>
        </w:rPr>
        <w:t>hospital Frankfurt</w:t>
      </w:r>
      <w:r w:rsidR="00E01AB9" w:rsidRPr="00B6584D">
        <w:rPr>
          <w:rFonts w:asciiTheme="majorBidi" w:hAnsiTheme="majorBidi" w:cstheme="majorBidi"/>
          <w:lang w:eastAsia="ar-SA"/>
        </w:rPr>
        <w:t xml:space="preserve"> </w:t>
      </w:r>
      <w:r w:rsidR="004A618B" w:rsidRPr="00B6584D">
        <w:rPr>
          <w:rFonts w:asciiTheme="majorBidi" w:hAnsiTheme="majorBidi" w:cstheme="majorBidi"/>
          <w:lang w:eastAsia="ar-SA"/>
        </w:rPr>
        <w:t>diabetes</w:t>
      </w:r>
      <w:r w:rsidR="0011267B" w:rsidRPr="00B6584D">
        <w:rPr>
          <w:rFonts w:asciiTheme="majorBidi" w:hAnsiTheme="majorBidi" w:cstheme="majorBidi"/>
          <w:lang w:eastAsia="ar-SA"/>
        </w:rPr>
        <w:t xml:space="preserve"> dataset</w:t>
      </w:r>
      <w:r w:rsidR="00722547" w:rsidRPr="00B6584D">
        <w:rPr>
          <w:rFonts w:asciiTheme="majorBidi" w:hAnsiTheme="majorBidi" w:cstheme="majorBidi"/>
          <w:lang w:eastAsia="ar-SA"/>
        </w:rPr>
        <w:t>.</w:t>
      </w:r>
      <w:r w:rsidR="009637CD" w:rsidRPr="00B6584D">
        <w:rPr>
          <w:rFonts w:asciiTheme="majorBidi" w:hAnsiTheme="majorBidi" w:cstheme="majorBidi"/>
          <w:lang w:eastAsia="ar-SA"/>
        </w:rPr>
        <w:t xml:space="preserve"> </w:t>
      </w:r>
      <w:r w:rsidR="008258C4" w:rsidRPr="00B6584D">
        <w:rPr>
          <w:rFonts w:asciiTheme="majorBidi" w:hAnsiTheme="majorBidi" w:cstheme="majorBidi"/>
          <w:lang w:eastAsia="ar-SA"/>
        </w:rPr>
        <w:t xml:space="preserve">The results show </w:t>
      </w:r>
      <w:r w:rsidR="00F1349F" w:rsidRPr="00B6584D">
        <w:rPr>
          <w:rFonts w:asciiTheme="majorBidi" w:hAnsiTheme="majorBidi" w:cstheme="majorBidi"/>
          <w:lang w:eastAsia="ar-SA"/>
        </w:rPr>
        <w:t xml:space="preserve">that the </w:t>
      </w:r>
      <w:r w:rsidR="00BD5657" w:rsidRPr="00B6584D">
        <w:rPr>
          <w:rFonts w:asciiTheme="majorBidi" w:hAnsiTheme="majorBidi" w:cstheme="majorBidi"/>
          <w:lang w:val="en-GB" w:eastAsia="ar-SA"/>
        </w:rPr>
        <w:t>cuttlefish</w:t>
      </w:r>
      <w:r w:rsidR="00BD5657" w:rsidRPr="00B6584D">
        <w:rPr>
          <w:rFonts w:asciiTheme="majorBidi" w:hAnsiTheme="majorBidi" w:cstheme="majorBidi"/>
          <w:lang w:eastAsia="ar-SA"/>
        </w:rPr>
        <w:t xml:space="preserve"> algorithm </w:t>
      </w:r>
      <w:r w:rsidR="007D1C49" w:rsidRPr="00B6584D">
        <w:rPr>
          <w:rFonts w:asciiTheme="majorBidi" w:hAnsiTheme="majorBidi" w:cstheme="majorBidi"/>
          <w:highlight w:val="yellow"/>
          <w:lang w:eastAsia="ar-SA"/>
        </w:rPr>
        <w:t>ha</w:t>
      </w:r>
      <w:r w:rsidR="002904CA" w:rsidRPr="00B6584D">
        <w:rPr>
          <w:rFonts w:asciiTheme="majorBidi" w:hAnsiTheme="majorBidi" w:cstheme="majorBidi"/>
          <w:highlight w:val="yellow"/>
          <w:lang w:eastAsia="ar-SA"/>
        </w:rPr>
        <w:t>s</w:t>
      </w:r>
      <w:r w:rsidR="00473A4C" w:rsidRPr="00B6584D">
        <w:rPr>
          <w:rFonts w:asciiTheme="majorBidi" w:hAnsiTheme="majorBidi" w:cstheme="majorBidi"/>
          <w:lang w:eastAsia="ar-SA"/>
        </w:rPr>
        <w:t xml:space="preserve"> better accuracy rates</w:t>
      </w:r>
      <w:r w:rsidR="002904CA" w:rsidRPr="00B6584D">
        <w:rPr>
          <w:rFonts w:asciiTheme="majorBidi" w:hAnsiTheme="majorBidi" w:cstheme="majorBidi"/>
          <w:lang w:eastAsia="ar-SA"/>
        </w:rPr>
        <w:t>,</w:t>
      </w:r>
      <w:r w:rsidR="007D1C49" w:rsidRPr="00B6584D">
        <w:rPr>
          <w:rFonts w:asciiTheme="majorBidi" w:hAnsiTheme="majorBidi" w:cstheme="majorBidi"/>
          <w:lang w:eastAsia="ar-SA"/>
        </w:rPr>
        <w:t xml:space="preserve"> </w:t>
      </w:r>
      <w:r w:rsidR="000A3FAA" w:rsidRPr="00B6584D">
        <w:rPr>
          <w:rFonts w:asciiTheme="majorBidi" w:hAnsiTheme="majorBidi" w:cstheme="majorBidi"/>
          <w:lang w:val="en-GB" w:eastAsia="ar-SA"/>
        </w:rPr>
        <w:t>especially with the increase in the</w:t>
      </w:r>
      <w:r w:rsidR="007D1C49" w:rsidRPr="00B6584D">
        <w:rPr>
          <w:rFonts w:asciiTheme="majorBidi" w:hAnsiTheme="majorBidi" w:cstheme="majorBidi"/>
          <w:lang w:val="en-GB" w:eastAsia="ar-SA"/>
        </w:rPr>
        <w:t xml:space="preserve"> number of instances in the </w:t>
      </w:r>
      <w:r w:rsidR="000A3FAA" w:rsidRPr="00B6584D">
        <w:rPr>
          <w:rFonts w:asciiTheme="majorBidi" w:hAnsiTheme="majorBidi" w:cstheme="majorBidi"/>
          <w:lang w:val="en-GB" w:eastAsia="ar-SA"/>
        </w:rPr>
        <w:t>dataset</w:t>
      </w:r>
      <w:r w:rsidR="00CF0502" w:rsidRPr="00B6584D">
        <w:rPr>
          <w:rFonts w:asciiTheme="majorBidi" w:hAnsiTheme="majorBidi" w:cstheme="majorBidi"/>
          <w:lang w:eastAsia="ar-SA"/>
        </w:rPr>
        <w:t>.</w:t>
      </w:r>
    </w:p>
    <w:p w14:paraId="3BB2B7CA" w14:textId="2887B1B3" w:rsidR="00B6584D" w:rsidRDefault="00442232" w:rsidP="00B6584D">
      <w:pPr>
        <w:shd w:val="clear" w:color="auto" w:fill="FFFFFF" w:themeFill="background1"/>
        <w:spacing w:before="120" w:after="0" w:line="360" w:lineRule="auto"/>
        <w:jc w:val="both"/>
        <w:rPr>
          <w:rFonts w:asciiTheme="majorBidi" w:hAnsiTheme="majorBidi" w:cstheme="majorBidi"/>
        </w:rPr>
      </w:pPr>
      <w:r w:rsidRPr="00B6584D">
        <w:rPr>
          <w:rFonts w:asciiTheme="majorBidi" w:hAnsiTheme="majorBidi" w:cstheme="majorBidi"/>
          <w:b/>
          <w:bCs/>
        </w:rPr>
        <w:t>Keywords</w:t>
      </w:r>
      <w:r w:rsidRPr="00B6584D">
        <w:rPr>
          <w:rFonts w:asciiTheme="majorBidi" w:hAnsiTheme="majorBidi" w:cstheme="majorBidi"/>
        </w:rPr>
        <w:t xml:space="preserve"> Diabetes</w:t>
      </w:r>
      <w:r w:rsidR="00976A07" w:rsidRPr="00B6584D">
        <w:rPr>
          <w:rFonts w:asciiTheme="majorBidi" w:hAnsiTheme="majorBidi" w:cstheme="majorBidi"/>
        </w:rPr>
        <w:t>;</w:t>
      </w:r>
      <w:r w:rsidRPr="00B6584D">
        <w:rPr>
          <w:rFonts w:asciiTheme="majorBidi" w:hAnsiTheme="majorBidi" w:cstheme="majorBidi"/>
        </w:rPr>
        <w:t xml:space="preserve"> Cuttlefish algorithm</w:t>
      </w:r>
      <w:r w:rsidR="00976A07" w:rsidRPr="00B6584D">
        <w:rPr>
          <w:rFonts w:asciiTheme="majorBidi" w:hAnsiTheme="majorBidi" w:cstheme="majorBidi"/>
        </w:rPr>
        <w:t>;</w:t>
      </w:r>
      <w:r w:rsidRPr="00B6584D">
        <w:rPr>
          <w:rFonts w:asciiTheme="majorBidi" w:hAnsiTheme="majorBidi" w:cstheme="majorBidi"/>
        </w:rPr>
        <w:t xml:space="preserve"> </w:t>
      </w:r>
      <w:r w:rsidR="00976A07" w:rsidRPr="00B6584D">
        <w:rPr>
          <w:rFonts w:asciiTheme="majorBidi" w:hAnsiTheme="majorBidi" w:cstheme="majorBidi"/>
        </w:rPr>
        <w:t>F</w:t>
      </w:r>
      <w:r w:rsidRPr="00B6584D">
        <w:rPr>
          <w:rFonts w:asciiTheme="majorBidi" w:hAnsiTheme="majorBidi" w:cstheme="majorBidi"/>
        </w:rPr>
        <w:t>eature selection</w:t>
      </w:r>
      <w:r w:rsidR="00976A07" w:rsidRPr="00B6584D">
        <w:rPr>
          <w:rFonts w:asciiTheme="majorBidi" w:hAnsiTheme="majorBidi" w:cstheme="majorBidi"/>
        </w:rPr>
        <w:t>;</w:t>
      </w:r>
      <w:r w:rsidR="00085F91" w:rsidRPr="00B6584D">
        <w:rPr>
          <w:rFonts w:asciiTheme="majorBidi" w:hAnsiTheme="majorBidi" w:cstheme="majorBidi"/>
        </w:rPr>
        <w:t xml:space="preserve"> Genetic algorithm</w:t>
      </w:r>
    </w:p>
    <w:p w14:paraId="78B8E09D" w14:textId="77777777" w:rsidR="0056021A" w:rsidRPr="00B6584D" w:rsidRDefault="0056021A" w:rsidP="00B6584D">
      <w:pPr>
        <w:shd w:val="clear" w:color="auto" w:fill="FFFFFF" w:themeFill="background1"/>
        <w:spacing w:before="120" w:after="0" w:line="360" w:lineRule="auto"/>
        <w:jc w:val="both"/>
        <w:rPr>
          <w:rFonts w:asciiTheme="majorBidi" w:hAnsiTheme="majorBidi" w:cstheme="majorBidi"/>
        </w:rPr>
      </w:pPr>
    </w:p>
    <w:p w14:paraId="1238D678" w14:textId="737BF97B" w:rsidR="001B1F01" w:rsidRPr="00EA6C1B" w:rsidRDefault="008128F1" w:rsidP="00890F37">
      <w:pPr>
        <w:pStyle w:val="Heading1"/>
        <w:numPr>
          <w:ilvl w:val="0"/>
          <w:numId w:val="16"/>
        </w:numPr>
        <w:spacing w:before="120" w:beforeAutospacing="0" w:after="120" w:afterAutospacing="0" w:line="360" w:lineRule="auto"/>
        <w:ind w:left="562" w:hanging="562"/>
        <w:rPr>
          <w:sz w:val="28"/>
          <w:szCs w:val="28"/>
        </w:rPr>
      </w:pPr>
      <w:r w:rsidRPr="00EA6C1B">
        <w:rPr>
          <w:sz w:val="28"/>
          <w:szCs w:val="28"/>
        </w:rPr>
        <w:lastRenderedPageBreak/>
        <w:t xml:space="preserve">Introduction </w:t>
      </w:r>
    </w:p>
    <w:p w14:paraId="68C47E84" w14:textId="2EDE7BBE" w:rsidR="001610A4" w:rsidRPr="00EA6C1B" w:rsidRDefault="007C392D" w:rsidP="00A86093">
      <w:pPr>
        <w:pStyle w:val="NoSpacing"/>
        <w:shd w:val="clear" w:color="auto" w:fill="FFFFFF" w:themeFill="background1"/>
        <w:spacing w:line="360" w:lineRule="auto"/>
        <w:jc w:val="both"/>
        <w:rPr>
          <w:rFonts w:asciiTheme="majorBidi" w:hAnsiTheme="majorBidi" w:cstheme="majorBidi"/>
          <w:rtl/>
        </w:rPr>
      </w:pPr>
      <w:r w:rsidRPr="00EA6C1B">
        <w:rPr>
          <w:rFonts w:asciiTheme="majorBidi" w:hAnsiTheme="majorBidi" w:cstheme="majorBidi"/>
        </w:rPr>
        <w:t xml:space="preserve">Chronic diseases are </w:t>
      </w:r>
      <w:r w:rsidR="005F3F9C" w:rsidRPr="00EA6C1B">
        <w:rPr>
          <w:rFonts w:asciiTheme="majorBidi" w:hAnsiTheme="majorBidi" w:cstheme="majorBidi"/>
        </w:rPr>
        <w:t>the largest cause of death in the wor</w:t>
      </w:r>
      <w:r w:rsidR="00FC61FD" w:rsidRPr="00EA6C1B">
        <w:rPr>
          <w:rFonts w:asciiTheme="majorBidi" w:hAnsiTheme="majorBidi" w:cstheme="majorBidi"/>
        </w:rPr>
        <w:t>l</w:t>
      </w:r>
      <w:r w:rsidR="005F3F9C" w:rsidRPr="00EA6C1B">
        <w:rPr>
          <w:rFonts w:asciiTheme="majorBidi" w:hAnsiTheme="majorBidi" w:cstheme="majorBidi"/>
        </w:rPr>
        <w:t>d</w:t>
      </w:r>
      <w:r w:rsidR="00FC61FD" w:rsidRPr="00EA6C1B">
        <w:rPr>
          <w:rFonts w:asciiTheme="majorBidi" w:hAnsiTheme="majorBidi" w:cstheme="majorBidi"/>
        </w:rPr>
        <w:t xml:space="preserve"> </w:t>
      </w:r>
      <w:r w:rsidR="00FC61FD"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{"citationItems":[{"id":"ITEM-1","itemData":{"DOI":"10.1001/jama.291.21.2616","ISSN":"0098-7484","abstract":"Chronic diseases are the largest cause of death in the world. In 2002,\nthe leading chronic diseases—cardiovascular disease, cancer, chronic\nrespiratory disease, and diabetes—caused 29 million deaths worldwide.\nDespite growing evidence of epidemiological and economic impact, the global\nresponse to the problem remains inadequate. Stakeholders include governments,\nthe World Health Organization and other United Nations bodies, academic and\nresearch groups, nongovernmental organizations, and the private sector. Lack\nof financial support retards capacity development for prevention, treatment,\nand research in most developing countries. Reasons for this include that up-to-date\nevidence related to the nature of the burden of chronic diseases is not in\nthe hands of decision makers and strong beliefs persist that chronic diseases\nafflict only the affluent and the elderly, that they arise solely from freely\nacquired risks, and that their control is ineffective and too expensive and\nshould wait until infectious diseases are addressed. The influence of global\neconomic factors on chronic disease risks impedes progress, as does the orientation\nof health systems toward acute care. We identify 3 policy levers to address\nthese impediments elevating chronic diseases on the health agenda of key policymakers,\nproviding them with better evidence about risk factor control, and persuading\nthem of the need for health systems change. A more concerted, strategic, and\nmultisectoral policy approach, underpinned by solid research, is essential\nto help reverse the negative trends in the global incidence of chronic disease.","author":[{"dropping-particle":"","family":"Yach","given":"Derek","non-dropping-particle":"","parse-names":false,"suffix":""},{"dropping-particle":"","family":"Hawkes","given":"Corinna","non-dropping-particle":"","parse-names":false,"suffix":""},{"dropping-particle":"","family":"Gould","given":"C Linn","non-dropping-particle":"","parse-names":false,"suffix":""},{"dropping-particle":"","family":"Hofman","given":"Karen J","non-dropping-particle":"","parse-names":false,"suffix":""}],"container-title":"JAMA","id":"ITEM-1","issue":"21","issued":{"date-parts":[["2004"]]},"page":"2616-2622","title":"The Global Burden of Chronic DiseasesOvercoming Impediments to Prevention and Control","type":"article-journal","volume":"291"},"uris":["http://www.mendeley.com/documents/?uuid=9613ec37-ba6a-4b7d-82b6-bebce6a2add6"]}],"mendeley":{"formattedCitation":"[1]","plainTextFormattedCitation":"[1]","previouslyFormattedCitation":"[32]"},"properties":{"noteIndex":0},"schema":"https://github.com/citation-style-language/schema/raw/master/csl-citation.json"}</w:instrText>
      </w:r>
      <w:r w:rsidR="00FC61FD" w:rsidRPr="00EA6C1B">
        <w:rPr>
          <w:rFonts w:asciiTheme="majorBidi" w:hAnsiTheme="majorBidi" w:cstheme="majorBidi"/>
        </w:rPr>
        <w:fldChar w:fldCharType="separate"/>
      </w:r>
      <w:r w:rsidR="002463D6" w:rsidRPr="00EA6C1B">
        <w:rPr>
          <w:rFonts w:asciiTheme="majorBidi" w:hAnsiTheme="majorBidi" w:cstheme="majorBidi"/>
          <w:noProof/>
        </w:rPr>
        <w:t>[1]</w:t>
      </w:r>
      <w:r w:rsidR="00FC61FD" w:rsidRPr="00EA6C1B">
        <w:rPr>
          <w:rFonts w:asciiTheme="majorBidi" w:hAnsiTheme="majorBidi" w:cstheme="majorBidi"/>
        </w:rPr>
        <w:fldChar w:fldCharType="end"/>
      </w:r>
      <w:r w:rsidR="00FC61FD" w:rsidRPr="00EA6C1B">
        <w:rPr>
          <w:rFonts w:asciiTheme="majorBidi" w:hAnsiTheme="majorBidi" w:cstheme="majorBidi"/>
        </w:rPr>
        <w:t xml:space="preserve">. </w:t>
      </w:r>
      <w:r w:rsidR="00543844" w:rsidRPr="00EA6C1B">
        <w:rPr>
          <w:rFonts w:asciiTheme="majorBidi" w:hAnsiTheme="majorBidi" w:cstheme="majorBidi"/>
        </w:rPr>
        <w:t>Chronic diseases</w:t>
      </w:r>
      <w:r w:rsidR="00FC61FD" w:rsidRPr="00EA6C1B">
        <w:rPr>
          <w:rFonts w:asciiTheme="majorBidi" w:hAnsiTheme="majorBidi" w:cstheme="majorBidi"/>
        </w:rPr>
        <w:t xml:space="preserve"> are </w:t>
      </w:r>
      <w:r w:rsidRPr="00EA6C1B">
        <w:rPr>
          <w:rFonts w:asciiTheme="majorBidi" w:hAnsiTheme="majorBidi" w:cstheme="majorBidi"/>
        </w:rPr>
        <w:t xml:space="preserve">a group of illnesses that do not transmit infection from one person to another, as they have nothing to do with viruses or bacteria. </w:t>
      </w:r>
      <w:r w:rsidR="00FC30FB" w:rsidRPr="00EA6C1B">
        <w:rPr>
          <w:rFonts w:asciiTheme="majorBidi" w:hAnsiTheme="majorBidi" w:cstheme="majorBidi"/>
        </w:rPr>
        <w:t xml:space="preserve">Such diseases </w:t>
      </w:r>
      <w:r w:rsidRPr="00EA6C1B">
        <w:rPr>
          <w:rFonts w:asciiTheme="majorBidi" w:hAnsiTheme="majorBidi" w:cstheme="majorBidi"/>
        </w:rPr>
        <w:t xml:space="preserve">are slow to </w:t>
      </w:r>
      <w:r w:rsidR="003E688C" w:rsidRPr="00EA6C1B">
        <w:rPr>
          <w:rFonts w:asciiTheme="majorBidi" w:hAnsiTheme="majorBidi" w:cstheme="majorBidi"/>
        </w:rPr>
        <w:t>occur,</w:t>
      </w:r>
      <w:r w:rsidRPr="00EA6C1B">
        <w:rPr>
          <w:rFonts w:asciiTheme="majorBidi" w:hAnsiTheme="majorBidi" w:cstheme="majorBidi"/>
        </w:rPr>
        <w:t xml:space="preserve"> </w:t>
      </w:r>
      <w:r w:rsidR="00FC30FB" w:rsidRPr="00EA6C1B">
        <w:rPr>
          <w:rFonts w:asciiTheme="majorBidi" w:hAnsiTheme="majorBidi" w:cstheme="majorBidi"/>
        </w:rPr>
        <w:t>and</w:t>
      </w:r>
      <w:r w:rsidRPr="00EA6C1B">
        <w:rPr>
          <w:rFonts w:asciiTheme="majorBidi" w:hAnsiTheme="majorBidi" w:cstheme="majorBidi"/>
        </w:rPr>
        <w:t xml:space="preserve"> patient</w:t>
      </w:r>
      <w:r w:rsidR="008E19CE" w:rsidRPr="00EA6C1B">
        <w:rPr>
          <w:rFonts w:asciiTheme="majorBidi" w:hAnsiTheme="majorBidi" w:cstheme="majorBidi"/>
          <w:lang w:val="en-GB"/>
        </w:rPr>
        <w:t>s</w:t>
      </w:r>
      <w:r w:rsidRPr="00EA6C1B">
        <w:rPr>
          <w:rFonts w:asciiTheme="majorBidi" w:hAnsiTheme="majorBidi" w:cstheme="majorBidi"/>
        </w:rPr>
        <w:t xml:space="preserve"> do not show any </w:t>
      </w:r>
      <w:r w:rsidR="006F2BB6" w:rsidRPr="00EA6C1B">
        <w:rPr>
          <w:rFonts w:asciiTheme="majorBidi" w:hAnsiTheme="majorBidi" w:cstheme="majorBidi"/>
        </w:rPr>
        <w:t>signs of illness</w:t>
      </w:r>
      <w:r w:rsidR="00FC30FB" w:rsidRPr="00EA6C1B">
        <w:rPr>
          <w:rFonts w:asciiTheme="majorBidi" w:hAnsiTheme="majorBidi" w:cstheme="majorBidi"/>
        </w:rPr>
        <w:t xml:space="preserve">. </w:t>
      </w:r>
      <w:r w:rsidR="008E19CE" w:rsidRPr="00EA6C1B">
        <w:rPr>
          <w:rFonts w:asciiTheme="majorBidi" w:hAnsiTheme="majorBidi" w:cstheme="majorBidi"/>
        </w:rPr>
        <w:t xml:space="preserve">Chronic diseases </w:t>
      </w:r>
      <w:r w:rsidRPr="00EA6C1B">
        <w:rPr>
          <w:rFonts w:asciiTheme="majorBidi" w:hAnsiTheme="majorBidi" w:cstheme="majorBidi"/>
        </w:rPr>
        <w:t xml:space="preserve">are closely related to the level of </w:t>
      </w:r>
      <w:r w:rsidR="00FC30FB" w:rsidRPr="00EA6C1B">
        <w:rPr>
          <w:rFonts w:asciiTheme="majorBidi" w:hAnsiTheme="majorBidi" w:cstheme="majorBidi"/>
        </w:rPr>
        <w:t>our</w:t>
      </w:r>
      <w:r w:rsidRPr="00EA6C1B">
        <w:rPr>
          <w:rFonts w:asciiTheme="majorBidi" w:hAnsiTheme="majorBidi" w:cstheme="majorBidi"/>
        </w:rPr>
        <w:t xml:space="preserve"> </w:t>
      </w:r>
      <w:r w:rsidR="00FC30FB" w:rsidRPr="00EA6C1B">
        <w:rPr>
          <w:rFonts w:asciiTheme="majorBidi" w:hAnsiTheme="majorBidi" w:cstheme="majorBidi"/>
        </w:rPr>
        <w:t xml:space="preserve">lifestyle and </w:t>
      </w:r>
      <w:r w:rsidRPr="00EA6C1B">
        <w:rPr>
          <w:rFonts w:asciiTheme="majorBidi" w:hAnsiTheme="majorBidi" w:cstheme="majorBidi"/>
        </w:rPr>
        <w:t xml:space="preserve">healthy behavior, such as the </w:t>
      </w:r>
      <w:r w:rsidR="00FC30FB" w:rsidRPr="00EA6C1B">
        <w:rPr>
          <w:rFonts w:asciiTheme="majorBidi" w:hAnsiTheme="majorBidi" w:cstheme="majorBidi"/>
        </w:rPr>
        <w:t xml:space="preserve">type of </w:t>
      </w:r>
      <w:r w:rsidRPr="00EA6C1B">
        <w:rPr>
          <w:rFonts w:asciiTheme="majorBidi" w:hAnsiTheme="majorBidi" w:cstheme="majorBidi"/>
        </w:rPr>
        <w:t>food</w:t>
      </w:r>
      <w:r w:rsidR="00FC30FB" w:rsidRPr="00EA6C1B">
        <w:rPr>
          <w:rFonts w:asciiTheme="majorBidi" w:hAnsiTheme="majorBidi" w:cstheme="majorBidi"/>
        </w:rPr>
        <w:t xml:space="preserve"> we eat, ou</w:t>
      </w:r>
      <w:r w:rsidR="006F2BB6" w:rsidRPr="00EA6C1B">
        <w:rPr>
          <w:rFonts w:asciiTheme="majorBidi" w:hAnsiTheme="majorBidi" w:cstheme="majorBidi"/>
        </w:rPr>
        <w:t>r</w:t>
      </w:r>
      <w:r w:rsidR="00FC30FB" w:rsidRPr="00EA6C1B">
        <w:rPr>
          <w:rFonts w:asciiTheme="majorBidi" w:hAnsiTheme="majorBidi" w:cstheme="majorBidi"/>
        </w:rPr>
        <w:t xml:space="preserve"> </w:t>
      </w:r>
      <w:r w:rsidRPr="00EA6C1B">
        <w:rPr>
          <w:rFonts w:asciiTheme="majorBidi" w:hAnsiTheme="majorBidi" w:cstheme="majorBidi"/>
        </w:rPr>
        <w:t>motor behavior</w:t>
      </w:r>
      <w:r w:rsidR="00FC30FB" w:rsidRPr="00EA6C1B">
        <w:rPr>
          <w:rFonts w:asciiTheme="majorBidi" w:hAnsiTheme="majorBidi" w:cstheme="majorBidi"/>
        </w:rPr>
        <w:t xml:space="preserve"> (</w:t>
      </w:r>
      <w:r w:rsidRPr="00EA6C1B">
        <w:rPr>
          <w:rFonts w:asciiTheme="majorBidi" w:hAnsiTheme="majorBidi" w:cstheme="majorBidi"/>
        </w:rPr>
        <w:t>daily exercise</w:t>
      </w:r>
      <w:r w:rsidR="00FC30FB" w:rsidRPr="00EA6C1B">
        <w:rPr>
          <w:rFonts w:asciiTheme="majorBidi" w:hAnsiTheme="majorBidi" w:cstheme="majorBidi"/>
        </w:rPr>
        <w:t>s)</w:t>
      </w:r>
      <w:r w:rsidRPr="00EA6C1B">
        <w:rPr>
          <w:rFonts w:asciiTheme="majorBidi" w:hAnsiTheme="majorBidi" w:cstheme="majorBidi"/>
        </w:rPr>
        <w:t xml:space="preserve">, </w:t>
      </w:r>
      <w:r w:rsidR="00FC30FB" w:rsidRPr="00EA6C1B">
        <w:rPr>
          <w:rFonts w:asciiTheme="majorBidi" w:hAnsiTheme="majorBidi" w:cstheme="majorBidi"/>
        </w:rPr>
        <w:t>or</w:t>
      </w:r>
      <w:r w:rsidRPr="00EA6C1B">
        <w:rPr>
          <w:rFonts w:asciiTheme="majorBidi" w:hAnsiTheme="majorBidi" w:cstheme="majorBidi"/>
        </w:rPr>
        <w:t xml:space="preserve"> some bad habits</w:t>
      </w:r>
      <w:r w:rsidR="00E748B1" w:rsidRPr="00EA6C1B">
        <w:rPr>
          <w:rFonts w:asciiTheme="majorBidi" w:hAnsiTheme="majorBidi" w:cstheme="majorBidi"/>
        </w:rPr>
        <w:t xml:space="preserve"> </w:t>
      </w:r>
      <w:r w:rsidRPr="00EA6C1B">
        <w:rPr>
          <w:rFonts w:asciiTheme="majorBidi" w:hAnsiTheme="majorBidi" w:cstheme="majorBidi"/>
        </w:rPr>
        <w:t>such as smoking</w:t>
      </w:r>
      <w:r w:rsidR="00E748B1" w:rsidRPr="00EA6C1B">
        <w:rPr>
          <w:rFonts w:asciiTheme="majorBidi" w:hAnsiTheme="majorBidi" w:cstheme="majorBidi"/>
        </w:rPr>
        <w:t xml:space="preserve">. </w:t>
      </w:r>
      <w:r w:rsidR="00DE6134" w:rsidRPr="00EA6C1B">
        <w:rPr>
          <w:rFonts w:asciiTheme="majorBidi" w:hAnsiTheme="majorBidi" w:cstheme="majorBidi"/>
        </w:rPr>
        <w:t xml:space="preserve">One of the most common chronic diseases is diabetes. </w:t>
      </w:r>
      <w:r w:rsidR="00654837" w:rsidRPr="00EA6C1B">
        <w:rPr>
          <w:rFonts w:asciiTheme="majorBidi" w:hAnsiTheme="majorBidi" w:cstheme="majorBidi"/>
        </w:rPr>
        <w:t xml:space="preserve">According to </w:t>
      </w:r>
      <w:r w:rsidRPr="00EA6C1B">
        <w:rPr>
          <w:rFonts w:asciiTheme="majorBidi" w:hAnsiTheme="majorBidi" w:cstheme="majorBidi"/>
        </w:rPr>
        <w:t>the World Health Organization</w:t>
      </w:r>
      <w:r w:rsidR="00654837" w:rsidRPr="00EA6C1B">
        <w:rPr>
          <w:rFonts w:asciiTheme="majorBidi" w:hAnsiTheme="majorBidi" w:cstheme="majorBidi"/>
        </w:rPr>
        <w:t xml:space="preserve"> (WHO), the majority of people with diabetes have type 2 diabetes</w:t>
      </w:r>
      <w:r w:rsidR="00654837" w:rsidRPr="00EA6C1B">
        <w:rPr>
          <w:rStyle w:val="FootnoteReference"/>
          <w:rFonts w:asciiTheme="majorBidi" w:hAnsiTheme="majorBidi" w:cstheme="majorBidi"/>
        </w:rPr>
        <w:footnoteReference w:id="1"/>
      </w:r>
      <w:r w:rsidR="00654837" w:rsidRPr="00EA6C1B">
        <w:rPr>
          <w:rFonts w:asciiTheme="majorBidi" w:hAnsiTheme="majorBidi" w:cstheme="majorBidi"/>
        </w:rPr>
        <w:t xml:space="preserve">. This type of diabetes is largely </w:t>
      </w:r>
      <w:r w:rsidR="009B30FB" w:rsidRPr="00EA6C1B">
        <w:rPr>
          <w:rFonts w:asciiTheme="majorBidi" w:hAnsiTheme="majorBidi" w:cstheme="majorBidi"/>
        </w:rPr>
        <w:t>caused by</w:t>
      </w:r>
      <w:r w:rsidR="00654837" w:rsidRPr="00EA6C1B">
        <w:rPr>
          <w:rFonts w:asciiTheme="majorBidi" w:hAnsiTheme="majorBidi" w:cstheme="majorBidi"/>
        </w:rPr>
        <w:t xml:space="preserve"> excess body weight and physical inactivity.</w:t>
      </w:r>
      <w:r w:rsidRPr="00EA6C1B">
        <w:rPr>
          <w:rFonts w:asciiTheme="majorBidi" w:hAnsiTheme="majorBidi" w:cstheme="majorBidi"/>
        </w:rPr>
        <w:t xml:space="preserve"> </w:t>
      </w:r>
      <w:r w:rsidR="00742D8B" w:rsidRPr="00EA6C1B">
        <w:rPr>
          <w:rFonts w:asciiTheme="majorBidi" w:hAnsiTheme="majorBidi" w:cstheme="majorBidi"/>
        </w:rPr>
        <w:t xml:space="preserve">Recent statistics by the </w:t>
      </w:r>
      <w:r w:rsidR="00654837" w:rsidRPr="00EA6C1B">
        <w:rPr>
          <w:rFonts w:asciiTheme="majorBidi" w:hAnsiTheme="majorBidi" w:cstheme="majorBidi"/>
        </w:rPr>
        <w:t>International Diabetes Federation</w:t>
      </w:r>
      <w:r w:rsidR="00742D8B" w:rsidRPr="00EA6C1B">
        <w:rPr>
          <w:rFonts w:asciiTheme="majorBidi" w:hAnsiTheme="majorBidi" w:cstheme="majorBidi"/>
        </w:rPr>
        <w:t xml:space="preserve"> (IDF)</w:t>
      </w:r>
      <w:r w:rsidR="00654837" w:rsidRPr="00EA6C1B">
        <w:rPr>
          <w:rFonts w:asciiTheme="majorBidi" w:hAnsiTheme="majorBidi" w:cstheme="majorBidi"/>
        </w:rPr>
        <w:t xml:space="preserve"> </w:t>
      </w:r>
      <w:r w:rsidR="00742D8B" w:rsidRPr="00EA6C1B">
        <w:rPr>
          <w:rFonts w:asciiTheme="majorBidi" w:hAnsiTheme="majorBidi" w:cstheme="majorBidi"/>
        </w:rPr>
        <w:t>showed</w:t>
      </w:r>
      <w:r w:rsidR="00654837" w:rsidRPr="00EA6C1B">
        <w:rPr>
          <w:rFonts w:asciiTheme="majorBidi" w:hAnsiTheme="majorBidi" w:cstheme="majorBidi"/>
        </w:rPr>
        <w:t xml:space="preserve"> that</w:t>
      </w:r>
      <w:r w:rsidR="00742D8B" w:rsidRPr="00EA6C1B">
        <w:rPr>
          <w:rFonts w:asciiTheme="majorBidi" w:hAnsiTheme="majorBidi" w:cstheme="majorBidi"/>
        </w:rPr>
        <w:t xml:space="preserve"> 1 in 11 adults have diabetes (</w:t>
      </w:r>
      <w:r w:rsidR="00AF5979" w:rsidRPr="00EA6C1B">
        <w:rPr>
          <w:rFonts w:asciiTheme="majorBidi" w:hAnsiTheme="majorBidi" w:cstheme="majorBidi"/>
        </w:rPr>
        <w:t xml:space="preserve">around </w:t>
      </w:r>
      <w:r w:rsidR="00742D8B" w:rsidRPr="00EA6C1B">
        <w:rPr>
          <w:rFonts w:asciiTheme="majorBidi" w:hAnsiTheme="majorBidi" w:cstheme="majorBidi"/>
        </w:rPr>
        <w:t xml:space="preserve">463 </w:t>
      </w:r>
      <w:r w:rsidR="003E688C" w:rsidRPr="00EA6C1B">
        <w:rPr>
          <w:rFonts w:asciiTheme="majorBidi" w:hAnsiTheme="majorBidi" w:cstheme="majorBidi"/>
        </w:rPr>
        <w:t>million</w:t>
      </w:r>
      <w:r w:rsidR="00AF5979" w:rsidRPr="00EA6C1B">
        <w:rPr>
          <w:rFonts w:asciiTheme="majorBidi" w:hAnsiTheme="majorBidi" w:cstheme="majorBidi"/>
        </w:rPr>
        <w:t xml:space="preserve"> worldwide</w:t>
      </w:r>
      <w:r w:rsidR="00742D8B" w:rsidRPr="00EA6C1B">
        <w:rPr>
          <w:rFonts w:asciiTheme="majorBidi" w:hAnsiTheme="majorBidi" w:cstheme="majorBidi"/>
        </w:rPr>
        <w:t>) and type 2 diabetes count</w:t>
      </w:r>
      <w:r w:rsidR="006E095D" w:rsidRPr="00EA6C1B">
        <w:rPr>
          <w:rFonts w:asciiTheme="majorBidi" w:hAnsiTheme="majorBidi" w:cstheme="majorBidi"/>
        </w:rPr>
        <w:t>s</w:t>
      </w:r>
      <w:r w:rsidR="00742D8B" w:rsidRPr="00EA6C1B">
        <w:rPr>
          <w:rFonts w:asciiTheme="majorBidi" w:hAnsiTheme="majorBidi" w:cstheme="majorBidi"/>
        </w:rPr>
        <w:t xml:space="preserve"> </w:t>
      </w:r>
      <w:r w:rsidR="002904CA" w:rsidRPr="002904CA">
        <w:rPr>
          <w:rFonts w:asciiTheme="majorBidi" w:hAnsiTheme="majorBidi" w:cstheme="majorBidi"/>
          <w:highlight w:val="yellow"/>
        </w:rPr>
        <w:t>for</w:t>
      </w:r>
      <w:r w:rsidR="002904CA">
        <w:rPr>
          <w:rFonts w:asciiTheme="majorBidi" w:hAnsiTheme="majorBidi" w:cstheme="majorBidi"/>
        </w:rPr>
        <w:t xml:space="preserve"> </w:t>
      </w:r>
      <w:r w:rsidR="00742D8B" w:rsidRPr="00EA6C1B">
        <w:rPr>
          <w:rFonts w:asciiTheme="majorBidi" w:hAnsiTheme="majorBidi" w:cstheme="majorBidi"/>
        </w:rPr>
        <w:t>90% of all diabetes cases</w:t>
      </w:r>
      <w:r w:rsidR="00742D8B" w:rsidRPr="00EA6C1B">
        <w:rPr>
          <w:rStyle w:val="FootnoteReference"/>
          <w:rFonts w:asciiTheme="majorBidi" w:hAnsiTheme="majorBidi" w:cstheme="majorBidi"/>
        </w:rPr>
        <w:footnoteReference w:id="2"/>
      </w:r>
      <w:r w:rsidR="00742D8B" w:rsidRPr="00EA6C1B">
        <w:rPr>
          <w:rFonts w:asciiTheme="majorBidi" w:hAnsiTheme="majorBidi" w:cstheme="majorBidi"/>
        </w:rPr>
        <w:t xml:space="preserve">. </w:t>
      </w:r>
      <w:r w:rsidR="00687359" w:rsidRPr="00EA6C1B">
        <w:rPr>
          <w:rFonts w:asciiTheme="majorBidi" w:hAnsiTheme="majorBidi" w:cstheme="majorBidi"/>
        </w:rPr>
        <w:t xml:space="preserve">The </w:t>
      </w:r>
      <w:r w:rsidR="00742D8B" w:rsidRPr="00EA6C1B">
        <w:rPr>
          <w:rFonts w:asciiTheme="majorBidi" w:hAnsiTheme="majorBidi" w:cstheme="majorBidi"/>
        </w:rPr>
        <w:t xml:space="preserve">IDF </w:t>
      </w:r>
      <w:r w:rsidR="003E688C" w:rsidRPr="00EA6C1B">
        <w:rPr>
          <w:rFonts w:asciiTheme="majorBidi" w:hAnsiTheme="majorBidi" w:cstheme="majorBidi"/>
        </w:rPr>
        <w:t>reported</w:t>
      </w:r>
      <w:r w:rsidR="00742D8B" w:rsidRPr="00EA6C1B">
        <w:rPr>
          <w:rFonts w:asciiTheme="majorBidi" w:hAnsiTheme="majorBidi" w:cstheme="majorBidi"/>
        </w:rPr>
        <w:t xml:space="preserve"> that the current cases of diabetes will r</w:t>
      </w:r>
      <w:r w:rsidR="006E095D" w:rsidRPr="00EA6C1B">
        <w:rPr>
          <w:rFonts w:asciiTheme="majorBidi" w:hAnsiTheme="majorBidi" w:cstheme="majorBidi"/>
        </w:rPr>
        <w:t>i</w:t>
      </w:r>
      <w:r w:rsidR="00742D8B" w:rsidRPr="00EA6C1B">
        <w:rPr>
          <w:rFonts w:asciiTheme="majorBidi" w:hAnsiTheme="majorBidi" w:cstheme="majorBidi"/>
        </w:rPr>
        <w:t>se by</w:t>
      </w:r>
      <w:r w:rsidR="003E688C" w:rsidRPr="00EA6C1B">
        <w:rPr>
          <w:rFonts w:asciiTheme="majorBidi" w:hAnsiTheme="majorBidi" w:cstheme="majorBidi"/>
        </w:rPr>
        <w:t xml:space="preserve"> </w:t>
      </w:r>
      <w:r w:rsidR="008D465C" w:rsidRPr="00EA6C1B">
        <w:rPr>
          <w:rFonts w:asciiTheme="majorBidi" w:hAnsiTheme="majorBidi" w:cstheme="majorBidi"/>
        </w:rPr>
        <w:t xml:space="preserve">the </w:t>
      </w:r>
      <w:r w:rsidR="003E688C" w:rsidRPr="00EA6C1B">
        <w:rPr>
          <w:rFonts w:asciiTheme="majorBidi" w:hAnsiTheme="majorBidi" w:cstheme="majorBidi"/>
        </w:rPr>
        <w:t>year</w:t>
      </w:r>
      <w:r w:rsidR="00742D8B" w:rsidRPr="00EA6C1B">
        <w:rPr>
          <w:rFonts w:asciiTheme="majorBidi" w:hAnsiTheme="majorBidi" w:cstheme="majorBidi"/>
        </w:rPr>
        <w:t xml:space="preserve"> 2045 to </w:t>
      </w:r>
      <w:r w:rsidR="003E688C" w:rsidRPr="00EA6C1B">
        <w:rPr>
          <w:rFonts w:asciiTheme="majorBidi" w:hAnsiTheme="majorBidi" w:cstheme="majorBidi"/>
        </w:rPr>
        <w:t xml:space="preserve">around </w:t>
      </w:r>
      <w:r w:rsidR="00742D8B" w:rsidRPr="00EA6C1B">
        <w:rPr>
          <w:rFonts w:asciiTheme="majorBidi" w:hAnsiTheme="majorBidi" w:cstheme="majorBidi"/>
        </w:rPr>
        <w:t xml:space="preserve">700 </w:t>
      </w:r>
      <w:r w:rsidR="003E688C" w:rsidRPr="00EA6C1B">
        <w:rPr>
          <w:rFonts w:asciiTheme="majorBidi" w:hAnsiTheme="majorBidi" w:cstheme="majorBidi"/>
        </w:rPr>
        <w:t>million</w:t>
      </w:r>
      <w:r w:rsidR="00742D8B" w:rsidRPr="00EA6C1B">
        <w:rPr>
          <w:rFonts w:asciiTheme="majorBidi" w:hAnsiTheme="majorBidi" w:cstheme="majorBidi"/>
        </w:rPr>
        <w:t xml:space="preserve"> cases. </w:t>
      </w:r>
      <w:r w:rsidR="003E688C" w:rsidRPr="00EA6C1B">
        <w:rPr>
          <w:rFonts w:asciiTheme="majorBidi" w:hAnsiTheme="majorBidi" w:cstheme="majorBidi"/>
          <w:lang w:val="en-GB" w:bidi="ar-JO"/>
        </w:rPr>
        <w:t xml:space="preserve">This is worrying, especially </w:t>
      </w:r>
      <w:r w:rsidR="002904CA" w:rsidRPr="002904CA">
        <w:rPr>
          <w:rFonts w:asciiTheme="majorBidi" w:hAnsiTheme="majorBidi" w:cstheme="majorBidi"/>
          <w:highlight w:val="yellow"/>
          <w:lang w:val="en-GB" w:bidi="ar-JO"/>
        </w:rPr>
        <w:t>since</w:t>
      </w:r>
      <w:r w:rsidR="008376B6" w:rsidRPr="00EA6C1B">
        <w:rPr>
          <w:rFonts w:asciiTheme="majorBidi" w:hAnsiTheme="majorBidi" w:cstheme="majorBidi"/>
          <w:lang w:val="en-GB" w:bidi="ar-JO"/>
        </w:rPr>
        <w:t xml:space="preserve"> </w:t>
      </w:r>
      <w:r w:rsidR="00093240" w:rsidRPr="00EA6C1B">
        <w:rPr>
          <w:rFonts w:asciiTheme="majorBidi" w:hAnsiTheme="majorBidi" w:cstheme="majorBidi"/>
        </w:rPr>
        <w:t xml:space="preserve">type 2 diabetes </w:t>
      </w:r>
      <w:r w:rsidR="008376B6" w:rsidRPr="00EA6C1B">
        <w:rPr>
          <w:rFonts w:asciiTheme="majorBidi" w:hAnsiTheme="majorBidi" w:cstheme="majorBidi"/>
        </w:rPr>
        <w:t xml:space="preserve">has </w:t>
      </w:r>
      <w:r w:rsidR="00D5334D" w:rsidRPr="00EA6C1B">
        <w:rPr>
          <w:rFonts w:asciiTheme="majorBidi" w:hAnsiTheme="majorBidi" w:cstheme="majorBidi"/>
          <w:lang w:val="en-GB"/>
        </w:rPr>
        <w:t xml:space="preserve">some </w:t>
      </w:r>
      <w:r w:rsidR="00D5334D" w:rsidRPr="00EA6C1B">
        <w:rPr>
          <w:rFonts w:asciiTheme="majorBidi" w:hAnsiTheme="majorBidi" w:cstheme="majorBidi"/>
          <w:lang w:val="en-GB" w:bidi="ar-JO"/>
        </w:rPr>
        <w:t xml:space="preserve">scary </w:t>
      </w:r>
      <w:r w:rsidR="008376B6" w:rsidRPr="00EA6C1B">
        <w:rPr>
          <w:rFonts w:asciiTheme="majorBidi" w:hAnsiTheme="majorBidi" w:cstheme="majorBidi"/>
        </w:rPr>
        <w:t xml:space="preserve">side effects </w:t>
      </w:r>
      <w:r w:rsidR="00D5334D" w:rsidRPr="00EA6C1B">
        <w:rPr>
          <w:rFonts w:asciiTheme="majorBidi" w:hAnsiTheme="majorBidi" w:cstheme="majorBidi"/>
        </w:rPr>
        <w:t>such as</w:t>
      </w:r>
      <w:r w:rsidR="00093240" w:rsidRPr="00EA6C1B">
        <w:rPr>
          <w:rFonts w:asciiTheme="majorBidi" w:hAnsiTheme="majorBidi" w:cstheme="majorBidi"/>
        </w:rPr>
        <w:t xml:space="preserve"> malfunctioning and permanent damage </w:t>
      </w:r>
      <w:r w:rsidR="002904CA" w:rsidRPr="002904CA">
        <w:rPr>
          <w:rFonts w:asciiTheme="majorBidi" w:hAnsiTheme="majorBidi" w:cstheme="majorBidi"/>
          <w:highlight w:val="yellow"/>
        </w:rPr>
        <w:t>to</w:t>
      </w:r>
      <w:r w:rsidR="00093240" w:rsidRPr="00EA6C1B">
        <w:rPr>
          <w:rFonts w:asciiTheme="majorBidi" w:hAnsiTheme="majorBidi" w:cstheme="majorBidi"/>
        </w:rPr>
        <w:t xml:space="preserve"> body organs. </w:t>
      </w:r>
      <w:r w:rsidR="008D465C" w:rsidRPr="00EA6C1B">
        <w:rPr>
          <w:rFonts w:asciiTheme="majorBidi" w:hAnsiTheme="majorBidi" w:cstheme="majorBidi"/>
        </w:rPr>
        <w:t>I</w:t>
      </w:r>
      <w:r w:rsidR="00093240" w:rsidRPr="00EA6C1B">
        <w:rPr>
          <w:rFonts w:asciiTheme="majorBidi" w:hAnsiTheme="majorBidi" w:cstheme="majorBidi"/>
        </w:rPr>
        <w:t xml:space="preserve">n the long run, </w:t>
      </w:r>
      <w:r w:rsidR="003E688C" w:rsidRPr="00EA6C1B">
        <w:rPr>
          <w:rFonts w:asciiTheme="majorBidi" w:hAnsiTheme="majorBidi" w:cstheme="majorBidi"/>
        </w:rPr>
        <w:t xml:space="preserve">type 2 </w:t>
      </w:r>
      <w:r w:rsidR="00093240" w:rsidRPr="00EA6C1B">
        <w:rPr>
          <w:rFonts w:asciiTheme="majorBidi" w:hAnsiTheme="majorBidi" w:cstheme="majorBidi"/>
        </w:rPr>
        <w:t>diabetes may result in several life-threat</w:t>
      </w:r>
      <w:r w:rsidR="008D465C" w:rsidRPr="00EA6C1B">
        <w:rPr>
          <w:rFonts w:asciiTheme="majorBidi" w:hAnsiTheme="majorBidi" w:cstheme="majorBidi"/>
        </w:rPr>
        <w:t>en</w:t>
      </w:r>
      <w:r w:rsidR="00093240" w:rsidRPr="00EA6C1B">
        <w:rPr>
          <w:rFonts w:asciiTheme="majorBidi" w:hAnsiTheme="majorBidi" w:cstheme="majorBidi"/>
        </w:rPr>
        <w:t>ing conditions such as coma, destruction of pancreatic beta cells, joint failure, and many other conditions</w:t>
      </w:r>
      <w:r w:rsidR="00D70E0F" w:rsidRPr="00EA6C1B">
        <w:rPr>
          <w:rFonts w:asciiTheme="majorBidi" w:hAnsiTheme="majorBidi" w:cstheme="majorBidi"/>
        </w:rPr>
        <w:t>.</w:t>
      </w:r>
      <w:r w:rsidR="00404EAD" w:rsidRPr="00EA6C1B">
        <w:rPr>
          <w:rFonts w:asciiTheme="majorBidi" w:hAnsiTheme="majorBidi" w:cstheme="majorBidi"/>
        </w:rPr>
        <w:t xml:space="preserve"> </w:t>
      </w:r>
      <w:r w:rsidR="00582080" w:rsidRPr="00EA6C1B">
        <w:rPr>
          <w:rFonts w:asciiTheme="majorBidi" w:hAnsiTheme="majorBidi" w:cstheme="majorBidi"/>
        </w:rPr>
        <w:t xml:space="preserve">Injection of adequate insulin is the best remedy to treat type 2 </w:t>
      </w:r>
      <w:r w:rsidR="001876EA" w:rsidRPr="00EA6C1B">
        <w:rPr>
          <w:rFonts w:asciiTheme="majorBidi" w:hAnsiTheme="majorBidi" w:cstheme="majorBidi"/>
        </w:rPr>
        <w:t>d</w:t>
      </w:r>
      <w:r w:rsidR="00582080" w:rsidRPr="00EA6C1B">
        <w:rPr>
          <w:rFonts w:asciiTheme="majorBidi" w:hAnsiTheme="majorBidi" w:cstheme="majorBidi"/>
        </w:rPr>
        <w:t xml:space="preserve">iabetes. </w:t>
      </w:r>
      <w:r w:rsidR="00404EAD" w:rsidRPr="00EA6C1B">
        <w:rPr>
          <w:rFonts w:asciiTheme="majorBidi" w:hAnsiTheme="majorBidi" w:cstheme="majorBidi"/>
        </w:rPr>
        <w:t>Although, there is no long-term cure, however</w:t>
      </w:r>
      <w:r w:rsidR="008D465C" w:rsidRPr="00EA6C1B">
        <w:rPr>
          <w:rFonts w:asciiTheme="majorBidi" w:hAnsiTheme="majorBidi" w:cstheme="majorBidi"/>
        </w:rPr>
        <w:t>,</w:t>
      </w:r>
      <w:r w:rsidR="00404EAD" w:rsidRPr="00EA6C1B">
        <w:rPr>
          <w:rFonts w:asciiTheme="majorBidi" w:hAnsiTheme="majorBidi" w:cstheme="majorBidi"/>
        </w:rPr>
        <w:t xml:space="preserve"> </w:t>
      </w:r>
      <w:r w:rsidR="00582080" w:rsidRPr="00EA6C1B">
        <w:rPr>
          <w:rFonts w:asciiTheme="majorBidi" w:hAnsiTheme="majorBidi" w:cstheme="majorBidi"/>
        </w:rPr>
        <w:t xml:space="preserve">type 2 diabetes </w:t>
      </w:r>
      <w:r w:rsidR="00404EAD" w:rsidRPr="00EA6C1B">
        <w:rPr>
          <w:rFonts w:asciiTheme="majorBidi" w:hAnsiTheme="majorBidi" w:cstheme="majorBidi"/>
        </w:rPr>
        <w:t xml:space="preserve">can be controlled </w:t>
      </w:r>
      <w:r w:rsidR="00582080" w:rsidRPr="00EA6C1B">
        <w:rPr>
          <w:rFonts w:asciiTheme="majorBidi" w:hAnsiTheme="majorBidi" w:cstheme="majorBidi"/>
        </w:rPr>
        <w:t xml:space="preserve">if </w:t>
      </w:r>
      <w:r w:rsidR="00D70E0F" w:rsidRPr="00EA6C1B">
        <w:rPr>
          <w:rFonts w:asciiTheme="majorBidi" w:hAnsiTheme="majorBidi" w:cstheme="majorBidi"/>
        </w:rPr>
        <w:t>diagnos</w:t>
      </w:r>
      <w:r w:rsidR="00404EAD" w:rsidRPr="00EA6C1B">
        <w:rPr>
          <w:rFonts w:asciiTheme="majorBidi" w:hAnsiTheme="majorBidi" w:cstheme="majorBidi"/>
        </w:rPr>
        <w:t>ed a</w:t>
      </w:r>
      <w:r w:rsidR="00D70E0F" w:rsidRPr="00EA6C1B">
        <w:rPr>
          <w:rFonts w:asciiTheme="majorBidi" w:hAnsiTheme="majorBidi" w:cstheme="majorBidi"/>
        </w:rPr>
        <w:t xml:space="preserve">t </w:t>
      </w:r>
      <w:r w:rsidR="00404EAD" w:rsidRPr="00EA6C1B">
        <w:rPr>
          <w:rFonts w:asciiTheme="majorBidi" w:hAnsiTheme="majorBidi" w:cstheme="majorBidi"/>
        </w:rPr>
        <w:t xml:space="preserve">an </w:t>
      </w:r>
      <w:r w:rsidR="00D70E0F" w:rsidRPr="00EA6C1B">
        <w:rPr>
          <w:rFonts w:asciiTheme="majorBidi" w:hAnsiTheme="majorBidi" w:cstheme="majorBidi"/>
        </w:rPr>
        <w:t>early stage</w:t>
      </w:r>
      <w:r w:rsidR="00FE56C9" w:rsidRPr="00EA6C1B">
        <w:rPr>
          <w:rFonts w:asciiTheme="majorBidi" w:hAnsiTheme="majorBidi" w:cstheme="majorBidi"/>
        </w:rPr>
        <w:t xml:space="preserve"> </w:t>
      </w:r>
      <w:r w:rsidR="00FE56C9"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00FE56C9" w:rsidRPr="00EA6C1B">
        <w:rPr>
          <w:rFonts w:asciiTheme="majorBidi" w:hAnsiTheme="majorBidi" w:cstheme="majorBidi"/>
        </w:rPr>
        <w:fldChar w:fldCharType="separate"/>
      </w:r>
      <w:r w:rsidR="002463D6" w:rsidRPr="00EA6C1B">
        <w:rPr>
          <w:rFonts w:asciiTheme="majorBidi" w:hAnsiTheme="majorBidi" w:cstheme="majorBidi"/>
          <w:noProof/>
        </w:rPr>
        <w:t>[2]</w:t>
      </w:r>
      <w:r w:rsidR="00FE56C9" w:rsidRPr="00EA6C1B">
        <w:rPr>
          <w:rFonts w:asciiTheme="majorBidi" w:hAnsiTheme="majorBidi" w:cstheme="majorBidi"/>
        </w:rPr>
        <w:fldChar w:fldCharType="end"/>
      </w:r>
      <w:r w:rsidR="00D70E0F" w:rsidRPr="00EA6C1B">
        <w:rPr>
          <w:rFonts w:asciiTheme="majorBidi" w:hAnsiTheme="majorBidi" w:cstheme="majorBidi"/>
        </w:rPr>
        <w:t>.</w:t>
      </w:r>
      <w:r w:rsidR="001876EA" w:rsidRPr="00EA6C1B">
        <w:rPr>
          <w:rFonts w:asciiTheme="majorBidi" w:hAnsiTheme="majorBidi" w:cstheme="majorBidi"/>
        </w:rPr>
        <w:t xml:space="preserve"> </w:t>
      </w:r>
      <w:r w:rsidR="003E688C" w:rsidRPr="00EA6C1B">
        <w:rPr>
          <w:rFonts w:asciiTheme="majorBidi" w:hAnsiTheme="majorBidi" w:cstheme="majorBidi"/>
        </w:rPr>
        <w:t>One way for predicting type 2 diabetes is</w:t>
      </w:r>
      <w:r w:rsidR="00456E63" w:rsidRPr="00EA6C1B">
        <w:rPr>
          <w:rFonts w:asciiTheme="majorBidi" w:hAnsiTheme="majorBidi" w:cstheme="majorBidi"/>
        </w:rPr>
        <w:t xml:space="preserve"> through predictive modeling and analysis of medical datasets. </w:t>
      </w:r>
      <w:r w:rsidR="00D70E0F" w:rsidRPr="00EA6C1B">
        <w:rPr>
          <w:rFonts w:asciiTheme="majorBidi" w:hAnsiTheme="majorBidi" w:cstheme="majorBidi"/>
        </w:rPr>
        <w:t xml:space="preserve"> </w:t>
      </w:r>
    </w:p>
    <w:p w14:paraId="19116669" w14:textId="69A21104" w:rsidR="00BC410A" w:rsidRPr="00EA6C1B" w:rsidRDefault="00360FA3" w:rsidP="00582A80">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Researchers have been using data mining and machine learning techniques to analyze medical datasets to find the best ways </w:t>
      </w:r>
      <w:r w:rsidR="008376B6" w:rsidRPr="00EA6C1B">
        <w:rPr>
          <w:rFonts w:asciiTheme="majorBidi" w:hAnsiTheme="majorBidi" w:cstheme="majorBidi"/>
        </w:rPr>
        <w:t>for</w:t>
      </w:r>
      <w:r w:rsidRPr="00EA6C1B">
        <w:rPr>
          <w:rFonts w:asciiTheme="majorBidi" w:hAnsiTheme="majorBidi" w:cstheme="majorBidi"/>
        </w:rPr>
        <w:t xml:space="preserve"> increas</w:t>
      </w:r>
      <w:r w:rsidR="008376B6" w:rsidRPr="00EA6C1B">
        <w:rPr>
          <w:rFonts w:asciiTheme="majorBidi" w:hAnsiTheme="majorBidi" w:cstheme="majorBidi"/>
        </w:rPr>
        <w:t>ing</w:t>
      </w:r>
      <w:r w:rsidRPr="00EA6C1B">
        <w:rPr>
          <w:rFonts w:asciiTheme="majorBidi" w:hAnsiTheme="majorBidi" w:cstheme="majorBidi"/>
        </w:rPr>
        <w:t xml:space="preserve"> the accuracy and efficiency in predicting type 2 diabetes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{"citationItems":[{"id":"ITEM-1","itemData":{"DOI":"https://doi.org/10.1016/j.icte.2021.02.004","ISSN":"2405-9595","abstract":"Diabetes is a disease that has no permanent cure; hence early detection is required. Data mining, machine learning (ML) algorithms, and Neural Network (NN) methods are used in diabetes prediction in our research. We used the Pima Indian Diabetes (PID) dataset for our research, collected from the UCI Machine Learning Repository. The dataset contains information about 768 patients and their corresponding nine unique attributes. We used seven ML algorithms on the dataset to predict diabetes. We found that the model with Logistic Regression (LR) and Support Vector Machine (SVM) works well on diabetes prediction. We built the NN model with a different hidden layer with various epochs and observed the NN with two hidden layers provided 88.6% accuracy.","author":[{"dropping-particle":"","family":"Khanam","given":"Jobeda Jamal","non-dropping-particle":"","parse-names":false,"suffix":""},{"dropping-particle":"","family":"Foo","given":"Simon Y","non-dropping-particle":"","parse-names":false,"suffix":""}],"container-title":"ICT Express","id":"ITEM-1","issued":{"date-parts":[["2021"]]},"title":"A comparison of machine learning algorithms for diabetes prediction","type":"article-journal"},"uris":["http://www.mendeley.com/documents/?uuid=b9636c5d-ef2a-4b29-b85c-415922e2d4c9"]}],"mendeley":{"formattedCitation":"[3]","plainTextFormattedCitation":"[3]","previouslyFormattedCitation":"[16]"},"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[3]</w:t>
      </w:r>
      <w:r w:rsidRPr="00EA6C1B">
        <w:rPr>
          <w:rFonts w:asciiTheme="majorBidi" w:hAnsiTheme="majorBidi" w:cstheme="majorBidi"/>
        </w:rPr>
        <w:fldChar w:fldCharType="end"/>
      </w:r>
      <w:r w:rsidRPr="00EA6C1B">
        <w:rPr>
          <w:rFonts w:asciiTheme="majorBidi" w:hAnsiTheme="majorBidi" w:cstheme="majorBidi"/>
        </w:rPr>
        <w:t xml:space="preserve">. Data mining methods are used to preprocess the dataset to discover hidden patterns and select the most relevant </w:t>
      </w:r>
      <w:r w:rsidR="008376B6" w:rsidRPr="00EA6C1B">
        <w:rPr>
          <w:rFonts w:asciiTheme="majorBidi" w:hAnsiTheme="majorBidi" w:cstheme="majorBidi"/>
        </w:rPr>
        <w:t xml:space="preserve">dataset </w:t>
      </w:r>
      <w:r w:rsidR="009637CD" w:rsidRPr="00EA6C1B">
        <w:rPr>
          <w:rFonts w:asciiTheme="majorBidi" w:hAnsiTheme="majorBidi" w:cstheme="majorBidi"/>
        </w:rPr>
        <w:t xml:space="preserve">of </w:t>
      </w:r>
      <w:r w:rsidRPr="00EA6C1B">
        <w:rPr>
          <w:rFonts w:asciiTheme="majorBidi" w:hAnsiTheme="majorBidi" w:cstheme="majorBidi"/>
        </w:rPr>
        <w:t xml:space="preserve">features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SAI.2014.6918213","author":[{"dropping-particle":"","family":"Khalid","given":"Samina","non-dropping-particle":"","parse-names":false,"suffix":""},{"dropping-particle":"","family":"Khalil","given":"Tehmina","non-dropping-particle":"","parse-names":false,"suffix":""},{"dropping-particle":"","family":"Nasreen","given":"Shamila","non-dropping-particle":"","parse-names":false,"suffix":""}],"container-title":"2014 Science and Information Conference","id":"ITEM-1","issued":{"date-parts":[["2014"]]},"page":"372-378","title":"A survey of feature selection and feature extraction techniques in machine learning","type":"paper-conference"},"uris":["http://www.mendeley.com/documents/?uuid=0d08a0d6-d121-45b2-a068-021e7302f89d"]}],"mendeley":{"formattedCitation":"[4]","plainTextFormattedCitation":"[4]","previouslyFormattedCitation":"[15]"},"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[4]</w:t>
      </w:r>
      <w:r w:rsidRPr="00EA6C1B">
        <w:rPr>
          <w:rFonts w:asciiTheme="majorBidi" w:hAnsiTheme="majorBidi" w:cstheme="majorBidi"/>
        </w:rPr>
        <w:fldChar w:fldCharType="end"/>
      </w:r>
      <w:r w:rsidRPr="00EA6C1B">
        <w:rPr>
          <w:rFonts w:asciiTheme="majorBidi" w:hAnsiTheme="majorBidi" w:cstheme="majorBidi"/>
        </w:rPr>
        <w:t>. This will enable machine learning algorithm</w:t>
      </w:r>
      <w:r w:rsidR="00D63A91" w:rsidRPr="00EA6C1B">
        <w:rPr>
          <w:rFonts w:asciiTheme="majorBidi" w:hAnsiTheme="majorBidi" w:cstheme="majorBidi"/>
        </w:rPr>
        <w:t>s</w:t>
      </w:r>
      <w:r w:rsidRPr="00EA6C1B">
        <w:rPr>
          <w:rFonts w:asciiTheme="majorBidi" w:hAnsiTheme="majorBidi" w:cstheme="majorBidi"/>
        </w:rPr>
        <w:t xml:space="preserve"> to train faster in diagnosing type 2 diabetes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{"citationItems":[{"id":"ITEM-1","itemData":{"DOI":"https://doi.org/10.1016/j.icte.2018.10.005","ISSN":"2405-9595","abstract":"Diabetes is a metabolic disease affecting a multitude of people worldwide. Its incidence rates are increasing alarmingly every year. If untreated, diabetes-related complications in many vital organs of the body may turn fatal. Early detection of diabetes is very important for timely treatment which can stop the disease progressing to such complications. RR-interval signals known as heart rate variability (HRV) signals (derived from electrocardiogram (ECG) signals) can be effectively used for the non-invasive detection of diabetes. This research paper presents a methodology for classification of diabetic and normal HRV signals using deep learning architectures. We employ long short-term memory (LSTM), convolutional neural network (CNN) and its combinations for extracting complex temporal dynamic features of the input HRV data. These features are passed into support vector machine (SVM) for classification. We have obtained the performance improvement of 0.03% and 0.06% in CNN and CNN-LSTM architecture respectively compared to our earlier work without using SVM. The classification system proposed can help the clinicians to diagnose diabetes using ECG signals with a very high accuracy of 95.7%.","author":[{"dropping-particle":"","family":"G.","given":"Swapna","non-dropping-particle":"","parse-names":false,"suffix":""},{"dropping-particle":"","family":"R.","given":"Vinayakumar","non-dropping-particle":"","parse-names":false,"suffix":""},{"dropping-particle":"","family":"K.P.","given":"Soman","non-dropping-particle":"","parse-names":false,"suffix":""}],"container-title":"ICT Express","id":"ITEM-1","issue":"4","issued":{"date-parts":[["2018"]]},"page":"243-246","title":"Diabetes detection using deep learning algorithms","type":"article-journal","volume":"4"},"uris":["http://www.mendeley.com/documents/?uuid=fd7b035e-65e9-483a-8db0-096bc330e4a2"]}],"mendeley":{"formattedCitation":"[5]","plainTextFormattedCitation":"[5]","previouslyFormattedCitation":"[9]"},"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[5]</w:t>
      </w:r>
      <w:r w:rsidRPr="00EA6C1B">
        <w:rPr>
          <w:rFonts w:asciiTheme="majorBidi" w:hAnsiTheme="majorBidi" w:cstheme="majorBidi"/>
        </w:rPr>
        <w:fldChar w:fldCharType="end"/>
      </w:r>
      <w:r w:rsidRPr="00EA6C1B">
        <w:rPr>
          <w:rFonts w:asciiTheme="majorBidi" w:hAnsiTheme="majorBidi" w:cstheme="majorBidi"/>
        </w:rPr>
        <w:t xml:space="preserve">. </w:t>
      </w:r>
      <w:r w:rsidR="00687359" w:rsidRPr="00EA6C1B">
        <w:rPr>
          <w:rFonts w:asciiTheme="majorBidi" w:hAnsiTheme="majorBidi" w:cstheme="majorBidi"/>
        </w:rPr>
        <w:t>However, a</w:t>
      </w:r>
      <w:r w:rsidR="00456E63" w:rsidRPr="00EA6C1B">
        <w:rPr>
          <w:rFonts w:asciiTheme="majorBidi" w:hAnsiTheme="majorBidi" w:cstheme="majorBidi"/>
        </w:rPr>
        <w:t>nalyzing m</w:t>
      </w:r>
      <w:r w:rsidR="00844126" w:rsidRPr="00EA6C1B">
        <w:rPr>
          <w:rFonts w:asciiTheme="majorBidi" w:hAnsiTheme="majorBidi" w:cstheme="majorBidi"/>
        </w:rPr>
        <w:t>edical datasets</w:t>
      </w:r>
      <w:r w:rsidR="00456E63" w:rsidRPr="00EA6C1B">
        <w:rPr>
          <w:rFonts w:asciiTheme="majorBidi" w:hAnsiTheme="majorBidi" w:cstheme="majorBidi"/>
        </w:rPr>
        <w:t xml:space="preserve"> is not a trivial task </w:t>
      </w:r>
      <w:r w:rsidRPr="00EA6C1B">
        <w:rPr>
          <w:rFonts w:asciiTheme="majorBidi" w:hAnsiTheme="majorBidi" w:cstheme="majorBidi"/>
          <w:lang w:val="en-GB"/>
        </w:rPr>
        <w:t>as medical datasets</w:t>
      </w:r>
      <w:r w:rsidR="008A308F" w:rsidRPr="00EA6C1B">
        <w:rPr>
          <w:rFonts w:asciiTheme="majorBidi" w:hAnsiTheme="majorBidi" w:cstheme="majorBidi"/>
        </w:rPr>
        <w:t xml:space="preserve"> are often massive in dimensions </w:t>
      </w:r>
      <w:r w:rsidR="008376B6" w:rsidRPr="00EA6C1B">
        <w:rPr>
          <w:rFonts w:asciiTheme="majorBidi" w:hAnsiTheme="majorBidi" w:cstheme="majorBidi"/>
        </w:rPr>
        <w:t>and have</w:t>
      </w:r>
      <w:r w:rsidR="008A308F" w:rsidRPr="00EA6C1B">
        <w:rPr>
          <w:rFonts w:asciiTheme="majorBidi" w:hAnsiTheme="majorBidi" w:cstheme="majorBidi"/>
        </w:rPr>
        <w:t xml:space="preserve"> complex features,</w:t>
      </w:r>
      <w:r w:rsidR="001876EA" w:rsidRPr="00EA6C1B">
        <w:rPr>
          <w:rFonts w:asciiTheme="majorBidi" w:hAnsiTheme="majorBidi" w:cstheme="majorBidi"/>
        </w:rPr>
        <w:t xml:space="preserve"> leading to data </w:t>
      </w:r>
      <w:r w:rsidR="008A308F" w:rsidRPr="00EA6C1B">
        <w:rPr>
          <w:rFonts w:asciiTheme="majorBidi" w:hAnsiTheme="majorBidi" w:cstheme="majorBidi"/>
        </w:rPr>
        <w:t>noise and dependency among features.</w:t>
      </w:r>
      <w:r w:rsidR="000C7FF6" w:rsidRPr="00EA6C1B">
        <w:rPr>
          <w:rFonts w:asciiTheme="majorBidi" w:hAnsiTheme="majorBidi" w:cstheme="majorBidi"/>
        </w:rPr>
        <w:t xml:space="preserve"> </w:t>
      </w:r>
      <w:r w:rsidR="00687359" w:rsidRPr="00EA6C1B">
        <w:rPr>
          <w:rFonts w:asciiTheme="majorBidi" w:hAnsiTheme="majorBidi" w:cstheme="majorBidi"/>
        </w:rPr>
        <w:t>Therefore,</w:t>
      </w:r>
      <w:r w:rsidR="00AB446A" w:rsidRPr="00EA6C1B">
        <w:rPr>
          <w:rFonts w:asciiTheme="majorBidi" w:hAnsiTheme="majorBidi" w:cstheme="majorBidi"/>
        </w:rPr>
        <w:t xml:space="preserve"> </w:t>
      </w:r>
      <w:r w:rsidR="00F03C84" w:rsidRPr="00EA6C1B">
        <w:rPr>
          <w:rFonts w:asciiTheme="majorBidi" w:hAnsiTheme="majorBidi" w:cstheme="majorBidi"/>
        </w:rPr>
        <w:t xml:space="preserve">it is vital </w:t>
      </w:r>
      <w:r w:rsidR="00AB446A" w:rsidRPr="00EA6C1B">
        <w:rPr>
          <w:rFonts w:asciiTheme="majorBidi" w:hAnsiTheme="majorBidi" w:cstheme="majorBidi"/>
        </w:rPr>
        <w:t>to remove irrelevant and redundant features</w:t>
      </w:r>
      <w:r w:rsidR="00F03C84" w:rsidRPr="00EA6C1B">
        <w:rPr>
          <w:rFonts w:asciiTheme="majorBidi" w:hAnsiTheme="majorBidi" w:cstheme="majorBidi"/>
        </w:rPr>
        <w:t xml:space="preserve"> </w:t>
      </w:r>
      <w:r w:rsidR="00D63A91" w:rsidRPr="00EA6C1B">
        <w:rPr>
          <w:rFonts w:asciiTheme="majorBidi" w:hAnsiTheme="majorBidi" w:cstheme="majorBidi"/>
        </w:rPr>
        <w:t xml:space="preserve">before </w:t>
      </w:r>
      <w:r w:rsidR="00F03C84" w:rsidRPr="00EA6C1B">
        <w:rPr>
          <w:rFonts w:asciiTheme="majorBidi" w:hAnsiTheme="majorBidi" w:cstheme="majorBidi"/>
        </w:rPr>
        <w:t>analy</w:t>
      </w:r>
      <w:r w:rsidR="008376B6" w:rsidRPr="00EA6C1B">
        <w:rPr>
          <w:rFonts w:asciiTheme="majorBidi" w:hAnsiTheme="majorBidi" w:cstheme="majorBidi"/>
        </w:rPr>
        <w:t>zing datasets</w:t>
      </w:r>
      <w:r w:rsidR="00F03C84" w:rsidRPr="00EA6C1B">
        <w:rPr>
          <w:rFonts w:asciiTheme="majorBidi" w:hAnsiTheme="majorBidi" w:cstheme="majorBidi"/>
        </w:rPr>
        <w:t xml:space="preserve"> to i</w:t>
      </w:r>
      <w:r w:rsidR="00AB446A" w:rsidRPr="00EA6C1B">
        <w:rPr>
          <w:rFonts w:asciiTheme="majorBidi" w:hAnsiTheme="majorBidi" w:cstheme="majorBidi"/>
        </w:rPr>
        <w:t>ncreas</w:t>
      </w:r>
      <w:r w:rsidR="008376B6" w:rsidRPr="00EA6C1B">
        <w:rPr>
          <w:rFonts w:asciiTheme="majorBidi" w:hAnsiTheme="majorBidi" w:cstheme="majorBidi"/>
        </w:rPr>
        <w:t xml:space="preserve">e </w:t>
      </w:r>
      <w:r w:rsidR="00AB446A" w:rsidRPr="00EA6C1B">
        <w:rPr>
          <w:rFonts w:asciiTheme="majorBidi" w:hAnsiTheme="majorBidi" w:cstheme="majorBidi"/>
        </w:rPr>
        <w:t>prediction accuracy</w:t>
      </w:r>
      <w:r w:rsidR="00F03C84" w:rsidRPr="00EA6C1B">
        <w:rPr>
          <w:rFonts w:asciiTheme="majorBidi" w:hAnsiTheme="majorBidi" w:cstheme="majorBidi"/>
        </w:rPr>
        <w:t xml:space="preserve"> </w:t>
      </w:r>
      <w:r w:rsidR="00AB446A" w:rsidRPr="00EA6C1B">
        <w:rPr>
          <w:rFonts w:asciiTheme="majorBidi" w:hAnsiTheme="majorBidi" w:cstheme="majorBidi"/>
        </w:rPr>
        <w:t>and improv</w:t>
      </w:r>
      <w:r w:rsidR="00F03C84" w:rsidRPr="00EA6C1B">
        <w:rPr>
          <w:rFonts w:asciiTheme="majorBidi" w:hAnsiTheme="majorBidi" w:cstheme="majorBidi"/>
        </w:rPr>
        <w:t xml:space="preserve">e </w:t>
      </w:r>
      <w:r w:rsidR="00AB446A" w:rsidRPr="00EA6C1B">
        <w:rPr>
          <w:rFonts w:asciiTheme="majorBidi" w:hAnsiTheme="majorBidi" w:cstheme="majorBidi"/>
        </w:rPr>
        <w:t xml:space="preserve">result comprehensibility. </w:t>
      </w:r>
      <w:r w:rsidR="00284886" w:rsidRPr="00EA6C1B">
        <w:rPr>
          <w:rFonts w:asciiTheme="majorBidi" w:hAnsiTheme="majorBidi" w:cstheme="majorBidi"/>
        </w:rPr>
        <w:t xml:space="preserve">Feature selection is a complex </w:t>
      </w:r>
      <w:r w:rsidR="00F03C84" w:rsidRPr="00EA6C1B">
        <w:rPr>
          <w:rFonts w:asciiTheme="majorBidi" w:hAnsiTheme="majorBidi" w:cstheme="majorBidi"/>
        </w:rPr>
        <w:t>process</w:t>
      </w:r>
      <w:r w:rsidR="00284886" w:rsidRPr="00EA6C1B">
        <w:rPr>
          <w:rFonts w:asciiTheme="majorBidi" w:hAnsiTheme="majorBidi" w:cstheme="majorBidi"/>
        </w:rPr>
        <w:t>, requiring artificial intelligence methods to solve it</w:t>
      </w:r>
      <w:r w:rsidR="00D773E0" w:rsidRPr="00EA6C1B">
        <w:rPr>
          <w:rFonts w:asciiTheme="majorBidi" w:hAnsiTheme="majorBidi" w:cstheme="majorBidi"/>
        </w:rPr>
        <w:t xml:space="preserve"> </w:t>
      </w:r>
      <w:r w:rsidR="00D773E0"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Yu","given":"Lei","non-dropping-particle":"","parse-names":false,"suffix":""},{"dropping-particle":"","family":"Liu","given":"Huan","non-dropping-particle":"","parse-names":false,"suffix":""}],"container-title":"The Journal of Machine Learning Research","id":"ITEM-1","issued":{"date-parts":[["2004"]]},"page":"1205-1224","publisher":"JMLR. org","title":"Efficient feature selection via analysis of relevance and redundancy","type":"article-journal","volume":"5"},"uris":["http://www.mendeley.com/documents/?uuid=79f2c0bd-9e7b-499d-9e2e-bd897ad8d3fc"]}],"mendeley":{"formattedCitation":"[6]","plainTextFormattedCitation":"[6]","previouslyFormattedCitation":"[34]"},"properties":{"noteIndex":0},"schema":"https://github.com/citation-style-language/schema/raw/master/csl-citation.json"}</w:instrText>
      </w:r>
      <w:r w:rsidR="00D773E0" w:rsidRPr="00EA6C1B">
        <w:rPr>
          <w:rFonts w:asciiTheme="majorBidi" w:hAnsiTheme="majorBidi" w:cstheme="majorBidi"/>
        </w:rPr>
        <w:fldChar w:fldCharType="separate"/>
      </w:r>
      <w:r w:rsidR="002463D6" w:rsidRPr="00EA6C1B">
        <w:rPr>
          <w:rFonts w:asciiTheme="majorBidi" w:hAnsiTheme="majorBidi" w:cstheme="majorBidi"/>
          <w:noProof/>
        </w:rPr>
        <w:t>[6]</w:t>
      </w:r>
      <w:r w:rsidR="00D773E0" w:rsidRPr="00EA6C1B">
        <w:rPr>
          <w:rFonts w:asciiTheme="majorBidi" w:hAnsiTheme="majorBidi" w:cstheme="majorBidi"/>
        </w:rPr>
        <w:fldChar w:fldCharType="end"/>
      </w:r>
      <w:r w:rsidR="00284886" w:rsidRPr="00EA6C1B">
        <w:rPr>
          <w:rFonts w:asciiTheme="majorBidi" w:hAnsiTheme="majorBidi" w:cstheme="majorBidi"/>
        </w:rPr>
        <w:t xml:space="preserve">. </w:t>
      </w:r>
      <w:r w:rsidR="00543844" w:rsidRPr="00EA6C1B">
        <w:rPr>
          <w:rFonts w:asciiTheme="majorBidi" w:hAnsiTheme="majorBidi" w:cstheme="majorBidi"/>
        </w:rPr>
        <w:t xml:space="preserve">The success of </w:t>
      </w:r>
      <w:r w:rsidR="00AA2195" w:rsidRPr="00EA6C1B">
        <w:rPr>
          <w:rFonts w:asciiTheme="majorBidi" w:hAnsiTheme="majorBidi" w:cstheme="majorBidi"/>
        </w:rPr>
        <w:t xml:space="preserve">the </w:t>
      </w:r>
      <w:r w:rsidR="008A36C7" w:rsidRPr="00EA6C1B">
        <w:rPr>
          <w:rFonts w:asciiTheme="majorBidi" w:hAnsiTheme="majorBidi" w:cstheme="majorBidi"/>
        </w:rPr>
        <w:t>feature</w:t>
      </w:r>
      <w:r w:rsidR="00543844" w:rsidRPr="00EA6C1B">
        <w:rPr>
          <w:rFonts w:asciiTheme="majorBidi" w:hAnsiTheme="majorBidi" w:cstheme="majorBidi"/>
        </w:rPr>
        <w:t xml:space="preserve"> selection process depends on reducing the number of attributes and increasing accuracy rate</w:t>
      </w:r>
      <w:r w:rsidR="00D5334D" w:rsidRPr="00EA6C1B">
        <w:rPr>
          <w:rFonts w:asciiTheme="majorBidi" w:hAnsiTheme="majorBidi" w:cstheme="majorBidi"/>
        </w:rPr>
        <w:t>s</w:t>
      </w:r>
      <w:r w:rsidR="00543844" w:rsidRPr="00EA6C1B">
        <w:rPr>
          <w:rFonts w:asciiTheme="majorBidi" w:hAnsiTheme="majorBidi" w:cstheme="majorBidi"/>
        </w:rPr>
        <w:t xml:space="preserve">. </w:t>
      </w:r>
      <w:r w:rsidR="00E76AFF" w:rsidRPr="00EA6C1B">
        <w:rPr>
          <w:rFonts w:asciiTheme="majorBidi" w:hAnsiTheme="majorBidi" w:cstheme="majorBidi"/>
        </w:rPr>
        <w:t>There have been several works on detecting type 2 diabetes using ordinary feature selection algorithms</w:t>
      </w:r>
      <w:r w:rsidR="00767B88" w:rsidRPr="00EA6C1B">
        <w:rPr>
          <w:rFonts w:asciiTheme="majorBidi" w:hAnsiTheme="majorBidi" w:cstheme="majorBidi"/>
        </w:rPr>
        <w:t xml:space="preserve"> (</w:t>
      </w:r>
      <w:r w:rsidR="00AA2195" w:rsidRPr="00EA6C1B">
        <w:rPr>
          <w:rFonts w:asciiTheme="majorBidi" w:hAnsiTheme="majorBidi" w:cstheme="majorBidi"/>
        </w:rPr>
        <w:t xml:space="preserve">a </w:t>
      </w:r>
      <w:r w:rsidR="00767B88" w:rsidRPr="00EA6C1B">
        <w:rPr>
          <w:rFonts w:asciiTheme="majorBidi" w:hAnsiTheme="majorBidi" w:cstheme="majorBidi"/>
        </w:rPr>
        <w:t xml:space="preserve">recent review can be found in </w:t>
      </w:r>
      <w:r w:rsidR="00767B88"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Ismail","given":"Leila","non-dropping-particle":"","parse-names":false,"suffix":""},{"dropping-particle":"","family":"Materwala","given":"Huned","non-dropping-particle":"","parse-names":false,"suffix":""},{"dropping-particle":"","family":"Tayefi","given":"Maryam","non-dropping-particle":"","parse-names":false,"suffix":""},{"dropping-particle":"","family":"Ngo","given":"Phuong","non-dropping-particle":"","parse-names":false,"suffix":""},{"dropping-particle":"","family":"Karduck","given":"Achim P","non-dropping-particle":"","parse-names":false,"suffix":""}],"container-title":"Archives of Computational Methods in Engineering","id":"ITEM-1","issued":{"date-parts":[["2021"]]},"page":"1-21","publisher":"Springer","title":"Type 2 Diabetes with Artificial Intelligence Machine Learning: Methods and Evaluation","type":"article-journal"},"uris":["http://www.mendeley.com/documents/?uuid=d59bf10e-c1d6-45f7-b7b8-4a84b9ed2827"]}],"mendeley":{"formattedCitation":"[7]","plainTextFormattedCitation":"[7]","previouslyFormattedCitation":"[14]"},"properties":{"noteIndex":0},"schema":"https://github.com/citation-style-language/schema/raw/master/csl-citation.json"}</w:instrText>
      </w:r>
      <w:r w:rsidR="00767B88" w:rsidRPr="00EA6C1B">
        <w:rPr>
          <w:rFonts w:asciiTheme="majorBidi" w:hAnsiTheme="majorBidi" w:cstheme="majorBidi"/>
        </w:rPr>
        <w:fldChar w:fldCharType="separate"/>
      </w:r>
      <w:r w:rsidR="002463D6" w:rsidRPr="00EA6C1B">
        <w:rPr>
          <w:rFonts w:asciiTheme="majorBidi" w:hAnsiTheme="majorBidi" w:cstheme="majorBidi"/>
          <w:noProof/>
        </w:rPr>
        <w:t>[7]</w:t>
      </w:r>
      <w:r w:rsidR="00767B88" w:rsidRPr="00EA6C1B">
        <w:rPr>
          <w:rFonts w:asciiTheme="majorBidi" w:hAnsiTheme="majorBidi" w:cstheme="majorBidi"/>
        </w:rPr>
        <w:fldChar w:fldCharType="end"/>
      </w:r>
      <w:r w:rsidR="00767B88" w:rsidRPr="00EA6C1B">
        <w:rPr>
          <w:rFonts w:asciiTheme="majorBidi" w:hAnsiTheme="majorBidi" w:cstheme="majorBidi"/>
        </w:rPr>
        <w:t>)</w:t>
      </w:r>
      <w:r w:rsidR="00E76AFF" w:rsidRPr="00EA6C1B">
        <w:rPr>
          <w:rFonts w:asciiTheme="majorBidi" w:hAnsiTheme="majorBidi" w:cstheme="majorBidi"/>
        </w:rPr>
        <w:t xml:space="preserve">. </w:t>
      </w:r>
    </w:p>
    <w:p w14:paraId="59B8BB88" w14:textId="4AD6C1E3" w:rsidR="00AB195E" w:rsidRPr="00EA6C1B" w:rsidRDefault="007D02F8" w:rsidP="00EF766D">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However, limited research </w:t>
      </w:r>
      <w:r w:rsidR="00360FA3" w:rsidRPr="00EA6C1B">
        <w:rPr>
          <w:rFonts w:asciiTheme="majorBidi" w:hAnsiTheme="majorBidi" w:cstheme="majorBidi"/>
        </w:rPr>
        <w:t xml:space="preserve">focused </w:t>
      </w:r>
      <w:r w:rsidRPr="00EA6C1B">
        <w:rPr>
          <w:rFonts w:asciiTheme="majorBidi" w:hAnsiTheme="majorBidi" w:cstheme="majorBidi"/>
        </w:rPr>
        <w:t xml:space="preserve">on using </w:t>
      </w:r>
      <w:r w:rsidR="00F03C84" w:rsidRPr="00EA6C1B">
        <w:rPr>
          <w:rFonts w:asciiTheme="majorBidi" w:hAnsiTheme="majorBidi" w:cstheme="majorBidi"/>
        </w:rPr>
        <w:t xml:space="preserve">bio-inspired </w:t>
      </w:r>
      <w:r w:rsidR="008A36C7" w:rsidRPr="00EA6C1B">
        <w:rPr>
          <w:rFonts w:asciiTheme="majorBidi" w:hAnsiTheme="majorBidi" w:cstheme="majorBidi"/>
        </w:rPr>
        <w:t xml:space="preserve">metaheuristic </w:t>
      </w:r>
      <w:r w:rsidRPr="00EA6C1B">
        <w:rPr>
          <w:rFonts w:asciiTheme="majorBidi" w:hAnsiTheme="majorBidi" w:cstheme="majorBidi"/>
        </w:rPr>
        <w:t xml:space="preserve">feature selection </w:t>
      </w:r>
      <w:r w:rsidR="008A36C7" w:rsidRPr="00EA6C1B">
        <w:rPr>
          <w:rFonts w:asciiTheme="majorBidi" w:hAnsiTheme="majorBidi" w:cstheme="majorBidi"/>
        </w:rPr>
        <w:t>algorithms</w:t>
      </w:r>
      <w:r w:rsidRPr="00EA6C1B">
        <w:rPr>
          <w:rFonts w:asciiTheme="majorBidi" w:hAnsiTheme="majorBidi" w:cstheme="majorBidi"/>
        </w:rPr>
        <w:t xml:space="preserve"> </w:t>
      </w:r>
      <w:r w:rsidR="00360FA3" w:rsidRPr="00EA6C1B">
        <w:rPr>
          <w:rFonts w:asciiTheme="majorBidi" w:hAnsiTheme="majorBidi" w:cstheme="majorBidi"/>
        </w:rPr>
        <w:t xml:space="preserve">for diagnosing type </w:t>
      </w:r>
      <w:r w:rsidR="00767B88" w:rsidRPr="00EA6C1B">
        <w:rPr>
          <w:rFonts w:asciiTheme="majorBidi" w:hAnsiTheme="majorBidi" w:cstheme="majorBidi"/>
        </w:rPr>
        <w:t xml:space="preserve">2 diabetes </w:t>
      </w:r>
      <w:r w:rsidR="00F725E5"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{"citationItems":[{"id":"ITEM-1","itemData":{"author":[{"dropping-particle":"","family":"Yusta","given":"Silvia Casado","non-dropping-particle":"","parse-names":false,"suffix":""}],"container-title":"Pattern Recognition Letters","id":"ITEM-1","issue":"5","issued":{"date-parts":[["2009"]]},"page":"525-534","publisher":"Elsevier","title":"Different metaheuristic strategies to solve the feature selection problem","type":"article-journal","volume":"30"},"uris":["http://www.mendeley.com/documents/?uuid=50f40a6a-f8cb-43fe-bfc8-6f2cf38f8937"]}],"mendeley":{"formattedCitation":"[8]","plainTextFormattedCitation":"[8]","previouslyFormattedCitation":"[35]"},"properties":{"noteIndex":0},"schema":"https://github.com/citation-style-language/schema/raw/master/csl-citation.json"}</w:instrText>
      </w:r>
      <w:r w:rsidR="00F725E5" w:rsidRPr="00EA6C1B">
        <w:rPr>
          <w:rFonts w:asciiTheme="majorBidi" w:hAnsiTheme="majorBidi" w:cstheme="majorBidi"/>
        </w:rPr>
        <w:fldChar w:fldCharType="separate"/>
      </w:r>
      <w:r w:rsidR="002463D6" w:rsidRPr="00EA6C1B">
        <w:rPr>
          <w:rFonts w:asciiTheme="majorBidi" w:hAnsiTheme="majorBidi" w:cstheme="majorBidi"/>
          <w:noProof/>
        </w:rPr>
        <w:t>[8]</w:t>
      </w:r>
      <w:r w:rsidR="00F725E5" w:rsidRPr="00EA6C1B">
        <w:rPr>
          <w:rFonts w:asciiTheme="majorBidi" w:hAnsiTheme="majorBidi" w:cstheme="majorBidi"/>
        </w:rPr>
        <w:fldChar w:fldCharType="end"/>
      </w:r>
      <w:r w:rsidR="008A36C7" w:rsidRPr="00EA6C1B">
        <w:rPr>
          <w:rFonts w:asciiTheme="majorBidi" w:hAnsiTheme="majorBidi" w:cstheme="majorBidi"/>
        </w:rPr>
        <w:t>.</w:t>
      </w:r>
      <w:r w:rsidR="00903D6C" w:rsidRPr="00EA6C1B">
        <w:rPr>
          <w:rFonts w:asciiTheme="majorBidi" w:hAnsiTheme="majorBidi" w:cstheme="majorBidi"/>
        </w:rPr>
        <w:t xml:space="preserve"> </w:t>
      </w:r>
      <w:r w:rsidR="00767B88" w:rsidRPr="00EA6C1B">
        <w:rPr>
          <w:rFonts w:asciiTheme="majorBidi" w:hAnsiTheme="majorBidi" w:cstheme="majorBidi"/>
        </w:rPr>
        <w:t xml:space="preserve">The efficiency of metaheuristic algorithms can be attributed to the fact that they imitate the best features in nature </w:t>
      </w:r>
      <w:r w:rsidR="00767B88"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{"citationItems":[{"id":"ITEM-1","itemData":{"author":[{"dropping-particle":"","family":"Gandomi","given":"Amir Hossein","non-dropping-particle":"","parse-names":false,"suffix":""},{"dropping-particle":"","family":"Yang","given":"Xin-She","non-dropping-particle":"","parse-names":false,"suffix":""},{"dropping-particle":"","family":"Alavi","given":"Amir Hossein","non-dropping-particle":"","parse-names":false,"suffix":""}],"container-title":"Engineering with computers","id":"ITEM-1","issue":"1","issued":{"date-parts":[["2013"]]},"page":"17-35","publisher":"Springer","title":"Cuckoo search algorithm: a metaheuristic approach to solve structural optimization problems","type":"article-journal","volume":"29"},"uris":["http://www.mendeley.com/documents/?uuid=888ff581-68e4-44d3-9615-ad8f1cdd3e47"]}],"mendeley":{"formattedCitation":"[9]","plainTextFormattedCitation":"[9]","previouslyFormattedCitation":"[10]"},"properties":{"noteIndex":0},"schema":"https://github.com/citation-style-language/schema/raw/master/csl-citation.json"}</w:instrText>
      </w:r>
      <w:r w:rsidR="00767B88" w:rsidRPr="00EA6C1B">
        <w:rPr>
          <w:rFonts w:asciiTheme="majorBidi" w:hAnsiTheme="majorBidi" w:cstheme="majorBidi"/>
        </w:rPr>
        <w:fldChar w:fldCharType="separate"/>
      </w:r>
      <w:r w:rsidR="002463D6" w:rsidRPr="00EA6C1B">
        <w:rPr>
          <w:rFonts w:asciiTheme="majorBidi" w:hAnsiTheme="majorBidi" w:cstheme="majorBidi"/>
          <w:noProof/>
        </w:rPr>
        <w:t>[9]</w:t>
      </w:r>
      <w:r w:rsidR="00767B88" w:rsidRPr="00EA6C1B">
        <w:rPr>
          <w:rFonts w:asciiTheme="majorBidi" w:hAnsiTheme="majorBidi" w:cstheme="majorBidi"/>
        </w:rPr>
        <w:fldChar w:fldCharType="end"/>
      </w:r>
      <w:r w:rsidR="00767B88" w:rsidRPr="00EA6C1B">
        <w:rPr>
          <w:rFonts w:asciiTheme="majorBidi" w:hAnsiTheme="majorBidi" w:cstheme="majorBidi"/>
        </w:rPr>
        <w:t xml:space="preserve">. </w:t>
      </w:r>
      <w:r w:rsidR="00DB660F" w:rsidRPr="00EA6C1B">
        <w:rPr>
          <w:rFonts w:asciiTheme="majorBidi" w:hAnsiTheme="majorBidi" w:cstheme="majorBidi"/>
        </w:rPr>
        <w:t xml:space="preserve">Among several </w:t>
      </w:r>
      <w:r w:rsidR="00F65E4A" w:rsidRPr="00EA6C1B">
        <w:rPr>
          <w:rFonts w:asciiTheme="majorBidi" w:hAnsiTheme="majorBidi" w:cstheme="majorBidi"/>
        </w:rPr>
        <w:t>bio-inspired</w:t>
      </w:r>
      <w:r w:rsidR="00DB660F" w:rsidRPr="00EA6C1B">
        <w:rPr>
          <w:rFonts w:asciiTheme="majorBidi" w:hAnsiTheme="majorBidi" w:cstheme="majorBidi"/>
        </w:rPr>
        <w:t xml:space="preserve"> </w:t>
      </w:r>
      <w:r w:rsidR="00964058" w:rsidRPr="00EA6C1B">
        <w:rPr>
          <w:rFonts w:asciiTheme="majorBidi" w:hAnsiTheme="majorBidi" w:cstheme="majorBidi"/>
        </w:rPr>
        <w:t xml:space="preserve">feature selection </w:t>
      </w:r>
      <w:r w:rsidR="00DB660F" w:rsidRPr="00EA6C1B">
        <w:rPr>
          <w:rFonts w:asciiTheme="majorBidi" w:hAnsiTheme="majorBidi" w:cstheme="majorBidi"/>
        </w:rPr>
        <w:t xml:space="preserve">algorithms, </w:t>
      </w:r>
      <w:r w:rsidR="00DB660F" w:rsidRPr="00EA6C1B">
        <w:rPr>
          <w:rFonts w:asciiTheme="majorBidi" w:hAnsiTheme="majorBidi" w:cstheme="majorBidi"/>
        </w:rPr>
        <w:lastRenderedPageBreak/>
        <w:t>t</w:t>
      </w:r>
      <w:r w:rsidR="00155D38" w:rsidRPr="00EA6C1B">
        <w:rPr>
          <w:rFonts w:asciiTheme="majorBidi" w:hAnsiTheme="majorBidi" w:cstheme="majorBidi"/>
        </w:rPr>
        <w:t xml:space="preserve">he </w:t>
      </w:r>
      <w:r w:rsidR="00C8721D" w:rsidRPr="00EA6C1B">
        <w:rPr>
          <w:rFonts w:asciiTheme="majorBidi" w:hAnsiTheme="majorBidi" w:cstheme="majorBidi"/>
        </w:rPr>
        <w:t>G</w:t>
      </w:r>
      <w:r w:rsidR="00155D38" w:rsidRPr="00EA6C1B">
        <w:rPr>
          <w:rFonts w:asciiTheme="majorBidi" w:hAnsiTheme="majorBidi" w:cstheme="majorBidi"/>
        </w:rPr>
        <w:t xml:space="preserve">enetic </w:t>
      </w:r>
      <w:r w:rsidR="00C8721D" w:rsidRPr="00EA6C1B">
        <w:rPr>
          <w:rFonts w:asciiTheme="majorBidi" w:hAnsiTheme="majorBidi" w:cstheme="majorBidi"/>
        </w:rPr>
        <w:t>A</w:t>
      </w:r>
      <w:r w:rsidR="00155D38" w:rsidRPr="00EA6C1B">
        <w:rPr>
          <w:rFonts w:asciiTheme="majorBidi" w:hAnsiTheme="majorBidi" w:cstheme="majorBidi"/>
        </w:rPr>
        <w:t>lgorithm</w:t>
      </w:r>
      <w:r w:rsidR="00C8721D" w:rsidRPr="00EA6C1B">
        <w:rPr>
          <w:rFonts w:asciiTheme="majorBidi" w:hAnsiTheme="majorBidi" w:cstheme="majorBidi"/>
        </w:rPr>
        <w:t xml:space="preserve"> (GA)</w:t>
      </w:r>
      <w:r w:rsidR="00155D38" w:rsidRPr="00EA6C1B">
        <w:rPr>
          <w:rFonts w:asciiTheme="majorBidi" w:hAnsiTheme="majorBidi" w:cstheme="majorBidi"/>
        </w:rPr>
        <w:t xml:space="preserve"> </w:t>
      </w:r>
      <w:r w:rsidR="00964058" w:rsidRPr="00EA6C1B">
        <w:rPr>
          <w:rFonts w:asciiTheme="majorBidi" w:hAnsiTheme="majorBidi" w:cstheme="majorBidi"/>
        </w:rPr>
        <w:t xml:space="preserve">has proven to be one of the most effective evolutionary techniques </w:t>
      </w:r>
      <w:r w:rsidR="00505335" w:rsidRPr="00EA6C1B">
        <w:rPr>
          <w:rFonts w:asciiTheme="majorBidi" w:hAnsiTheme="majorBidi" w:cstheme="majorBidi"/>
        </w:rPr>
        <w:t>for</w:t>
      </w:r>
      <w:r w:rsidR="00A4277E" w:rsidRPr="00EA6C1B">
        <w:rPr>
          <w:rFonts w:asciiTheme="majorBidi" w:hAnsiTheme="majorBidi" w:cstheme="majorBidi"/>
        </w:rPr>
        <w:t xml:space="preserve"> solving a wide range of global optimization problems </w:t>
      </w:r>
      <w:r w:rsidR="00155D38"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{"citationItems":[{"id":"ITEM-1","itemData":{"author":[{"dropping-particle":"","family":"Yang","given":"Xin-She","non-dropping-particle":"","parse-names":false,"suffix":""}],"id":"ITEM-1","issued":{"date-parts":[["2010"]]},"title":"Nature-Inspired Metaheuristic Algorithms","type":"book"},"uris":["http://www.mendeley.com/documents/?uuid=8368f03f-d39b-4618-815d-1d1dd15a6c71"]}],"mendeley":{"formattedCitation":"[10]","plainTextFormattedCitation":"[10]","previouslyFormattedCitation":"[33]"},"properties":{"noteIndex":0},"schema":"https://github.com/citation-style-language/schema/raw/master/csl-citation.json"}</w:instrText>
      </w:r>
      <w:r w:rsidR="00155D38" w:rsidRPr="00EA6C1B">
        <w:rPr>
          <w:rFonts w:asciiTheme="majorBidi" w:hAnsiTheme="majorBidi" w:cstheme="majorBidi"/>
        </w:rPr>
        <w:fldChar w:fldCharType="separate"/>
      </w:r>
      <w:r w:rsidR="002463D6" w:rsidRPr="00EA6C1B">
        <w:rPr>
          <w:rFonts w:asciiTheme="majorBidi" w:hAnsiTheme="majorBidi" w:cstheme="majorBidi"/>
          <w:noProof/>
        </w:rPr>
        <w:t>[10]</w:t>
      </w:r>
      <w:r w:rsidR="00155D38" w:rsidRPr="00EA6C1B">
        <w:rPr>
          <w:rFonts w:asciiTheme="majorBidi" w:hAnsiTheme="majorBidi" w:cstheme="majorBidi"/>
        </w:rPr>
        <w:fldChar w:fldCharType="end"/>
      </w:r>
      <w:r w:rsidR="00155D38" w:rsidRPr="00EA6C1B">
        <w:rPr>
          <w:rFonts w:asciiTheme="majorBidi" w:hAnsiTheme="majorBidi" w:cstheme="majorBidi"/>
        </w:rPr>
        <w:t>.</w:t>
      </w:r>
      <w:r w:rsidR="00767B88" w:rsidRPr="00EA6C1B">
        <w:rPr>
          <w:rFonts w:asciiTheme="majorBidi" w:hAnsiTheme="majorBidi" w:cstheme="majorBidi"/>
        </w:rPr>
        <w:t xml:space="preserve"> To the best of our knowledge, </w:t>
      </w:r>
      <w:r w:rsidR="00360FA3" w:rsidRPr="00EA6C1B">
        <w:rPr>
          <w:rFonts w:asciiTheme="majorBidi" w:hAnsiTheme="majorBidi" w:cstheme="majorBidi"/>
        </w:rPr>
        <w:t xml:space="preserve">the GA </w:t>
      </w:r>
      <w:r w:rsidR="00767B88" w:rsidRPr="00EA6C1B">
        <w:rPr>
          <w:rFonts w:asciiTheme="majorBidi" w:hAnsiTheme="majorBidi" w:cstheme="majorBidi"/>
        </w:rPr>
        <w:t xml:space="preserve">is the only metaheuristic algorithm that has been utilized </w:t>
      </w:r>
      <w:r w:rsidR="00B8554C" w:rsidRPr="00EA6C1B">
        <w:rPr>
          <w:rFonts w:asciiTheme="majorBidi" w:hAnsiTheme="majorBidi" w:cstheme="majorBidi"/>
        </w:rPr>
        <w:t>in</w:t>
      </w:r>
      <w:r w:rsidR="00767B88" w:rsidRPr="00EA6C1B">
        <w:rPr>
          <w:rFonts w:asciiTheme="majorBidi" w:hAnsiTheme="majorBidi" w:cstheme="majorBidi"/>
        </w:rPr>
        <w:t xml:space="preserve"> diagnos</w:t>
      </w:r>
      <w:r w:rsidR="00B8554C" w:rsidRPr="00EA6C1B">
        <w:rPr>
          <w:rFonts w:asciiTheme="majorBidi" w:hAnsiTheme="majorBidi" w:cstheme="majorBidi"/>
        </w:rPr>
        <w:t>ing</w:t>
      </w:r>
      <w:r w:rsidR="00285BBC" w:rsidRPr="00EA6C1B">
        <w:rPr>
          <w:rFonts w:asciiTheme="majorBidi" w:hAnsiTheme="majorBidi" w:cstheme="majorBidi"/>
        </w:rPr>
        <w:t xml:space="preserve"> </w:t>
      </w:r>
      <w:r w:rsidR="00767B88" w:rsidRPr="00EA6C1B">
        <w:rPr>
          <w:rFonts w:asciiTheme="majorBidi" w:hAnsiTheme="majorBidi" w:cstheme="majorBidi"/>
        </w:rPr>
        <w:t>type 2 diabetes</w:t>
      </w:r>
      <w:r w:rsidR="00D6061C" w:rsidRPr="00EA6C1B">
        <w:rPr>
          <w:rFonts w:asciiTheme="majorBidi" w:hAnsiTheme="majorBidi" w:cstheme="majorBidi"/>
        </w:rPr>
        <w:t>. The work in</w:t>
      </w:r>
      <w:r w:rsidR="00360FA3" w:rsidRPr="00EA6C1B">
        <w:rPr>
          <w:rFonts w:asciiTheme="majorBidi" w:hAnsiTheme="majorBidi" w:cstheme="majorBidi"/>
        </w:rPr>
        <w:t xml:space="preserve"> </w:t>
      </w:r>
      <w:r w:rsidR="00360FA3"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00360FA3" w:rsidRPr="00EA6C1B">
        <w:rPr>
          <w:rFonts w:asciiTheme="majorBidi" w:hAnsiTheme="majorBidi" w:cstheme="majorBidi"/>
        </w:rPr>
        <w:fldChar w:fldCharType="separate"/>
      </w:r>
      <w:r w:rsidR="002463D6" w:rsidRPr="00EA6C1B">
        <w:rPr>
          <w:rFonts w:asciiTheme="majorBidi" w:hAnsiTheme="majorBidi" w:cstheme="majorBidi"/>
          <w:noProof/>
        </w:rPr>
        <w:t>[2]</w:t>
      </w:r>
      <w:r w:rsidR="00360FA3" w:rsidRPr="00EA6C1B">
        <w:rPr>
          <w:rFonts w:asciiTheme="majorBidi" w:hAnsiTheme="majorBidi" w:cstheme="majorBidi"/>
        </w:rPr>
        <w:fldChar w:fldCharType="end"/>
      </w:r>
      <w:r w:rsidR="00D6061C" w:rsidRPr="00EA6C1B">
        <w:rPr>
          <w:rFonts w:asciiTheme="majorBidi" w:hAnsiTheme="majorBidi" w:cstheme="majorBidi"/>
        </w:rPr>
        <w:t xml:space="preserve"> </w:t>
      </w:r>
      <w:r w:rsidR="00114D85" w:rsidRPr="00EA6C1B">
        <w:rPr>
          <w:rFonts w:asciiTheme="majorBidi" w:hAnsiTheme="majorBidi" w:cstheme="majorBidi"/>
        </w:rPr>
        <w:t>combined</w:t>
      </w:r>
      <w:r w:rsidR="00D6061C" w:rsidRPr="00EA6C1B">
        <w:rPr>
          <w:rFonts w:asciiTheme="majorBidi" w:hAnsiTheme="majorBidi" w:cstheme="majorBidi"/>
        </w:rPr>
        <w:t xml:space="preserve"> the GA</w:t>
      </w:r>
      <w:r w:rsidR="00114D85" w:rsidRPr="00EA6C1B">
        <w:rPr>
          <w:rFonts w:asciiTheme="majorBidi" w:hAnsiTheme="majorBidi" w:cstheme="majorBidi"/>
        </w:rPr>
        <w:t xml:space="preserve"> </w:t>
      </w:r>
      <w:r w:rsidR="00505335" w:rsidRPr="00EA6C1B">
        <w:rPr>
          <w:rFonts w:asciiTheme="majorBidi" w:hAnsiTheme="majorBidi" w:cstheme="majorBidi"/>
        </w:rPr>
        <w:t>with</w:t>
      </w:r>
      <w:r w:rsidR="007A022E" w:rsidRPr="00EA6C1B">
        <w:rPr>
          <w:rFonts w:asciiTheme="majorBidi" w:hAnsiTheme="majorBidi" w:cstheme="majorBidi"/>
        </w:rPr>
        <w:t xml:space="preserve"> Multiple Objective </w:t>
      </w:r>
      <w:r w:rsidR="007623E4" w:rsidRPr="00EA6C1B">
        <w:rPr>
          <w:rFonts w:asciiTheme="majorBidi" w:hAnsiTheme="majorBidi" w:cstheme="majorBidi"/>
        </w:rPr>
        <w:t>E</w:t>
      </w:r>
      <w:r w:rsidR="007A022E" w:rsidRPr="00EA6C1B">
        <w:rPr>
          <w:rFonts w:asciiTheme="majorBidi" w:hAnsiTheme="majorBidi" w:cstheme="majorBidi"/>
        </w:rPr>
        <w:t xml:space="preserve">volutionary </w:t>
      </w:r>
      <w:r w:rsidR="007623E4" w:rsidRPr="00EA6C1B">
        <w:rPr>
          <w:rFonts w:asciiTheme="majorBidi" w:hAnsiTheme="majorBidi" w:cstheme="majorBidi"/>
        </w:rPr>
        <w:t>F</w:t>
      </w:r>
      <w:r w:rsidR="007A022E" w:rsidRPr="00EA6C1B">
        <w:rPr>
          <w:rFonts w:asciiTheme="majorBidi" w:hAnsiTheme="majorBidi" w:cstheme="majorBidi"/>
        </w:rPr>
        <w:t xml:space="preserve">uzzy </w:t>
      </w:r>
      <w:r w:rsidR="007623E4" w:rsidRPr="00EA6C1B">
        <w:rPr>
          <w:rFonts w:asciiTheme="majorBidi" w:hAnsiTheme="majorBidi" w:cstheme="majorBidi"/>
        </w:rPr>
        <w:t>C</w:t>
      </w:r>
      <w:r w:rsidR="007A022E" w:rsidRPr="00EA6C1B">
        <w:rPr>
          <w:rFonts w:asciiTheme="majorBidi" w:hAnsiTheme="majorBidi" w:cstheme="majorBidi"/>
        </w:rPr>
        <w:t>lassifier</w:t>
      </w:r>
      <w:r w:rsidR="007623E4" w:rsidRPr="00EA6C1B">
        <w:rPr>
          <w:rFonts w:asciiTheme="majorBidi" w:hAnsiTheme="majorBidi" w:cstheme="majorBidi"/>
        </w:rPr>
        <w:t xml:space="preserve"> (MOEFC)</w:t>
      </w:r>
      <w:r w:rsidR="007A022E" w:rsidRPr="00EA6C1B">
        <w:rPr>
          <w:rFonts w:asciiTheme="majorBidi" w:hAnsiTheme="majorBidi" w:cstheme="majorBidi"/>
        </w:rPr>
        <w:t xml:space="preserve"> to predict the type 2 diabetes in Pima Indian </w:t>
      </w:r>
      <w:r w:rsidR="008359AA" w:rsidRPr="00EA6C1B">
        <w:rPr>
          <w:rFonts w:asciiTheme="majorBidi" w:hAnsiTheme="majorBidi" w:cstheme="majorBidi"/>
        </w:rPr>
        <w:t>Diabetes (PID) dataset</w:t>
      </w:r>
      <w:r w:rsidR="00505335" w:rsidRPr="00EA6C1B">
        <w:rPr>
          <w:rFonts w:asciiTheme="majorBidi" w:hAnsiTheme="majorBidi" w:cstheme="majorBidi"/>
        </w:rPr>
        <w:t>. While the GA has successful</w:t>
      </w:r>
      <w:r w:rsidR="00D63A91" w:rsidRPr="00EA6C1B">
        <w:rPr>
          <w:rFonts w:asciiTheme="majorBidi" w:hAnsiTheme="majorBidi" w:cstheme="majorBidi"/>
        </w:rPr>
        <w:t>ly</w:t>
      </w:r>
      <w:r w:rsidR="00505335" w:rsidRPr="00EA6C1B">
        <w:rPr>
          <w:rFonts w:asciiTheme="majorBidi" w:hAnsiTheme="majorBidi" w:cstheme="majorBidi"/>
        </w:rPr>
        <w:t xml:space="preserve"> handl</w:t>
      </w:r>
      <w:r w:rsidR="00632DEB" w:rsidRPr="00EA6C1B">
        <w:rPr>
          <w:rFonts w:asciiTheme="majorBidi" w:hAnsiTheme="majorBidi" w:cstheme="majorBidi"/>
        </w:rPr>
        <w:t xml:space="preserve">ed </w:t>
      </w:r>
      <w:r w:rsidR="00505335" w:rsidRPr="00EA6C1B">
        <w:rPr>
          <w:rFonts w:asciiTheme="majorBidi" w:hAnsiTheme="majorBidi" w:cstheme="majorBidi"/>
        </w:rPr>
        <w:t xml:space="preserve">feature selection in detecting type 2 diabetes </w:t>
      </w:r>
      <w:r w:rsidR="00632DEB" w:rsidRPr="00EA6C1B">
        <w:rPr>
          <w:rFonts w:asciiTheme="majorBidi" w:hAnsiTheme="majorBidi" w:cstheme="majorBidi"/>
        </w:rPr>
        <w:t>with</w:t>
      </w:r>
      <w:r w:rsidR="00505335" w:rsidRPr="00EA6C1B">
        <w:rPr>
          <w:rFonts w:asciiTheme="majorBidi" w:hAnsiTheme="majorBidi" w:cstheme="majorBidi"/>
        </w:rPr>
        <w:t xml:space="preserve"> </w:t>
      </w:r>
      <w:r w:rsidR="006E095D" w:rsidRPr="00EA6C1B">
        <w:rPr>
          <w:rFonts w:asciiTheme="majorBidi" w:hAnsiTheme="majorBidi" w:cstheme="majorBidi"/>
        </w:rPr>
        <w:t xml:space="preserve">an </w:t>
      </w:r>
      <w:r w:rsidR="00505335" w:rsidRPr="00EA6C1B">
        <w:rPr>
          <w:rFonts w:asciiTheme="majorBidi" w:hAnsiTheme="majorBidi" w:cstheme="majorBidi"/>
        </w:rPr>
        <w:t>accuracy</w:t>
      </w:r>
      <w:r w:rsidR="008B7BA8" w:rsidRPr="00EA6C1B">
        <w:rPr>
          <w:rFonts w:asciiTheme="majorBidi" w:hAnsiTheme="majorBidi" w:cstheme="majorBidi"/>
        </w:rPr>
        <w:t xml:space="preserve"> rate</w:t>
      </w:r>
      <w:r w:rsidR="00505335" w:rsidRPr="00EA6C1B">
        <w:rPr>
          <w:rFonts w:asciiTheme="majorBidi" w:hAnsiTheme="majorBidi" w:cstheme="majorBidi"/>
        </w:rPr>
        <w:t xml:space="preserve"> of (83.0435%)</w:t>
      </w:r>
      <w:r w:rsidR="00285BBC" w:rsidRPr="00EA6C1B">
        <w:rPr>
          <w:rFonts w:asciiTheme="majorBidi" w:hAnsiTheme="majorBidi" w:cstheme="majorBidi"/>
        </w:rPr>
        <w:t>, however, this work</w:t>
      </w:r>
      <w:r w:rsidR="008B7BA8" w:rsidRPr="00EA6C1B">
        <w:rPr>
          <w:rFonts w:asciiTheme="majorBidi" w:hAnsiTheme="majorBidi" w:cstheme="majorBidi"/>
        </w:rPr>
        <w:t xml:space="preserve"> aim</w:t>
      </w:r>
      <w:r w:rsidR="00285BBC" w:rsidRPr="00EA6C1B">
        <w:rPr>
          <w:rFonts w:asciiTheme="majorBidi" w:hAnsiTheme="majorBidi" w:cstheme="majorBidi"/>
        </w:rPr>
        <w:t>s</w:t>
      </w:r>
      <w:r w:rsidR="008B7BA8" w:rsidRPr="00EA6C1B">
        <w:rPr>
          <w:rFonts w:asciiTheme="majorBidi" w:hAnsiTheme="majorBidi" w:cstheme="majorBidi"/>
        </w:rPr>
        <w:t xml:space="preserve"> to enhance the accuracy rate</w:t>
      </w:r>
      <w:r w:rsidR="00285BBC" w:rsidRPr="00EA6C1B">
        <w:rPr>
          <w:rFonts w:asciiTheme="majorBidi" w:hAnsiTheme="majorBidi" w:cstheme="majorBidi"/>
        </w:rPr>
        <w:t xml:space="preserve">s </w:t>
      </w:r>
      <w:r w:rsidR="00AA2195" w:rsidRPr="00EA6C1B">
        <w:rPr>
          <w:rFonts w:asciiTheme="majorBidi" w:hAnsiTheme="majorBidi" w:cstheme="majorBidi"/>
        </w:rPr>
        <w:t>by</w:t>
      </w:r>
      <w:r w:rsidR="00632DEB" w:rsidRPr="00EA6C1B">
        <w:rPr>
          <w:rFonts w:asciiTheme="majorBidi" w:hAnsiTheme="majorBidi" w:cstheme="majorBidi"/>
        </w:rPr>
        <w:t xml:space="preserve"> utilizing a</w:t>
      </w:r>
      <w:r w:rsidR="008B7BA8" w:rsidRPr="00EA6C1B">
        <w:rPr>
          <w:rFonts w:asciiTheme="majorBidi" w:hAnsiTheme="majorBidi" w:cstheme="majorBidi"/>
        </w:rPr>
        <w:t xml:space="preserve"> bio-inspired</w:t>
      </w:r>
      <w:r w:rsidR="00632DEB" w:rsidRPr="00EA6C1B">
        <w:rPr>
          <w:rFonts w:asciiTheme="majorBidi" w:hAnsiTheme="majorBidi" w:cstheme="majorBidi"/>
        </w:rPr>
        <w:t xml:space="preserve"> </w:t>
      </w:r>
      <w:r w:rsidR="00285BBC" w:rsidRPr="00EA6C1B">
        <w:rPr>
          <w:rFonts w:asciiTheme="majorBidi" w:hAnsiTheme="majorBidi" w:cstheme="majorBidi"/>
        </w:rPr>
        <w:t xml:space="preserve">feature selection </w:t>
      </w:r>
      <w:r w:rsidR="00632DEB" w:rsidRPr="00EA6C1B">
        <w:rPr>
          <w:rFonts w:asciiTheme="majorBidi" w:hAnsiTheme="majorBidi" w:cstheme="majorBidi"/>
        </w:rPr>
        <w:t>algorithm called the</w:t>
      </w:r>
      <w:r w:rsidR="008B7BA8" w:rsidRPr="00EA6C1B">
        <w:rPr>
          <w:rFonts w:asciiTheme="majorBidi" w:hAnsiTheme="majorBidi" w:cstheme="majorBidi"/>
        </w:rPr>
        <w:t xml:space="preserve"> Cuttlefish Algorithm (CFA)</w:t>
      </w:r>
      <w:r w:rsidR="00207B39" w:rsidRPr="00EA6C1B">
        <w:rPr>
          <w:rFonts w:asciiTheme="majorBidi" w:hAnsiTheme="majorBidi" w:cstheme="majorBidi"/>
        </w:rPr>
        <w:t>.</w:t>
      </w:r>
      <w:r w:rsidR="00285BBC" w:rsidRPr="00EA6C1B">
        <w:rPr>
          <w:rFonts w:asciiTheme="majorBidi" w:hAnsiTheme="majorBidi" w:cstheme="majorBidi"/>
        </w:rPr>
        <w:t xml:space="preserve"> The essential subset of features selected by the CFA is evaluated with six p</w:t>
      </w:r>
      <w:r w:rsidR="00EF766D" w:rsidRPr="00EA6C1B">
        <w:rPr>
          <w:rFonts w:asciiTheme="majorBidi" w:hAnsiTheme="majorBidi" w:cstheme="majorBidi"/>
        </w:rPr>
        <w:t>opular classifiers</w:t>
      </w:r>
      <w:r w:rsidR="00D6061C" w:rsidRPr="00EA6C1B">
        <w:rPr>
          <w:rFonts w:asciiTheme="majorBidi" w:hAnsiTheme="majorBidi" w:cstheme="majorBidi"/>
        </w:rPr>
        <w:t xml:space="preserve"> namely, K-Nearest Neighbor (KNN), Support Vector Machine (SVM), Naïve Bayes (NB), Random Forest (RF), Decision Tree (DT), and Logistic Regression (LR). </w:t>
      </w:r>
    </w:p>
    <w:p w14:paraId="39DF01D7" w14:textId="65B2BD58" w:rsidR="009536E9" w:rsidRPr="00EA6C1B" w:rsidRDefault="00133748" w:rsidP="00EF766D">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The implementation </w:t>
      </w:r>
      <w:r w:rsidR="00AB195E" w:rsidRPr="00EA6C1B">
        <w:rPr>
          <w:rFonts w:asciiTheme="majorBidi" w:hAnsiTheme="majorBidi" w:cstheme="majorBidi"/>
        </w:rPr>
        <w:t xml:space="preserve">of the algorithms </w:t>
      </w:r>
      <w:r w:rsidRPr="00EA6C1B">
        <w:rPr>
          <w:rFonts w:asciiTheme="majorBidi" w:hAnsiTheme="majorBidi" w:cstheme="majorBidi"/>
        </w:rPr>
        <w:t xml:space="preserve">is applied </w:t>
      </w:r>
      <w:r w:rsidR="000A3FAA" w:rsidRPr="00EA6C1B">
        <w:rPr>
          <w:rFonts w:asciiTheme="majorBidi" w:hAnsiTheme="majorBidi" w:cstheme="majorBidi"/>
        </w:rPr>
        <w:t>over</w:t>
      </w:r>
      <w:r w:rsidR="00214EE7" w:rsidRPr="00EA6C1B">
        <w:rPr>
          <w:rFonts w:asciiTheme="majorBidi" w:hAnsiTheme="majorBidi" w:cstheme="majorBidi"/>
        </w:rPr>
        <w:t xml:space="preserve"> </w:t>
      </w:r>
      <w:r w:rsidR="007D1C49" w:rsidRPr="00EA6C1B">
        <w:rPr>
          <w:rFonts w:asciiTheme="majorBidi" w:hAnsiTheme="majorBidi" w:cstheme="majorBidi"/>
        </w:rPr>
        <w:t>two</w:t>
      </w:r>
      <w:r w:rsidR="000A3FAA" w:rsidRPr="00EA6C1B">
        <w:rPr>
          <w:rFonts w:asciiTheme="majorBidi" w:hAnsiTheme="majorBidi" w:cstheme="majorBidi"/>
        </w:rPr>
        <w:t xml:space="preserve"> datasets:</w:t>
      </w:r>
      <w:r w:rsidR="008C1D32" w:rsidRPr="00EA6C1B">
        <w:rPr>
          <w:rFonts w:asciiTheme="majorBidi" w:hAnsiTheme="majorBidi" w:cstheme="majorBidi"/>
        </w:rPr>
        <w:t xml:space="preserve"> </w:t>
      </w:r>
      <w:r w:rsidR="000A3FAA" w:rsidRPr="00EA6C1B">
        <w:rPr>
          <w:rFonts w:asciiTheme="majorBidi" w:hAnsiTheme="majorBidi" w:cstheme="majorBidi"/>
        </w:rPr>
        <w:t>t</w:t>
      </w:r>
      <w:r w:rsidRPr="00EA6C1B">
        <w:rPr>
          <w:rFonts w:asciiTheme="majorBidi" w:hAnsiTheme="majorBidi" w:cstheme="majorBidi"/>
        </w:rPr>
        <w:t>he Pima Indian Diabetes</w:t>
      </w:r>
      <w:r w:rsidRPr="00EA6C1B">
        <w:rPr>
          <w:rFonts w:asciiTheme="majorBidi" w:hAnsiTheme="majorBidi" w:cstheme="majorBidi"/>
          <w:lang w:eastAsia="ar-SA"/>
        </w:rPr>
        <w:t xml:space="preserve"> (PID) dataset that is extracted from </w:t>
      </w:r>
      <w:r w:rsidR="00D63A91" w:rsidRPr="00EA6C1B">
        <w:rPr>
          <w:rFonts w:asciiTheme="majorBidi" w:hAnsiTheme="majorBidi" w:cstheme="majorBidi"/>
          <w:lang w:eastAsia="ar-SA"/>
        </w:rPr>
        <w:t xml:space="preserve">the </w:t>
      </w:r>
      <w:r w:rsidRPr="00EA6C1B">
        <w:rPr>
          <w:rFonts w:asciiTheme="majorBidi" w:hAnsiTheme="majorBidi" w:cstheme="majorBidi"/>
          <w:lang w:eastAsia="ar-SA"/>
        </w:rPr>
        <w:t>UCI repository</w:t>
      </w:r>
      <w:r w:rsidR="007D1C49" w:rsidRPr="00EA6C1B">
        <w:rPr>
          <w:rFonts w:asciiTheme="majorBidi" w:hAnsiTheme="majorBidi" w:cstheme="majorBidi"/>
          <w:lang w:eastAsia="ar-SA"/>
        </w:rPr>
        <w:t xml:space="preserve"> and</w:t>
      </w:r>
      <w:r w:rsidR="00D6061C" w:rsidRPr="00EA6C1B">
        <w:rPr>
          <w:rFonts w:asciiTheme="majorBidi" w:hAnsiTheme="majorBidi" w:cstheme="majorBidi"/>
          <w:lang w:eastAsia="ar-SA"/>
        </w:rPr>
        <w:t xml:space="preserve"> </w:t>
      </w:r>
      <w:r w:rsidR="00214EE7" w:rsidRPr="00EA6C1B">
        <w:rPr>
          <w:rFonts w:asciiTheme="majorBidi" w:hAnsiTheme="majorBidi" w:cstheme="majorBidi"/>
          <w:lang w:eastAsia="ar-SA"/>
        </w:rPr>
        <w:t>the hospital Frankfurt diabetes (HFD) dataset</w:t>
      </w:r>
      <w:r w:rsidR="00E01373" w:rsidRPr="00EA6C1B">
        <w:rPr>
          <w:rFonts w:asciiTheme="majorBidi" w:hAnsiTheme="majorBidi" w:cstheme="majorBidi"/>
          <w:lang w:eastAsia="ar-SA"/>
        </w:rPr>
        <w:t>. The PID and HFD</w:t>
      </w:r>
      <w:r w:rsidR="007D1C49" w:rsidRPr="00EA6C1B">
        <w:rPr>
          <w:rFonts w:asciiTheme="majorBidi" w:hAnsiTheme="majorBidi" w:cstheme="majorBidi"/>
          <w:lang w:eastAsia="ar-SA"/>
        </w:rPr>
        <w:t xml:space="preserve"> datasets </w:t>
      </w:r>
      <w:r w:rsidR="00E01373" w:rsidRPr="00EA6C1B">
        <w:rPr>
          <w:rFonts w:asciiTheme="majorBidi" w:hAnsiTheme="majorBidi" w:cstheme="majorBidi"/>
          <w:lang w:eastAsia="ar-SA"/>
        </w:rPr>
        <w:t xml:space="preserve">are two </w:t>
      </w:r>
      <w:r w:rsidR="00E01373" w:rsidRPr="00EA6C1B">
        <w:rPr>
          <w:rFonts w:asciiTheme="majorBidi" w:hAnsiTheme="majorBidi" w:cstheme="majorBidi"/>
        </w:rPr>
        <w:t xml:space="preserve">of the most widely used medical datasets for predicting type 2 diabetes </w:t>
      </w:r>
      <w:r w:rsidR="00E01373"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Ismail","given":"Leila","non-dropping-particle":"","parse-names":false,"suffix":""},{"dropping-particle":"","family":"Materwala","given":"Huned","non-dropping-particle":"","parse-names":false,"suffix":""},{"dropping-particle":"","family":"Tayefi","given":"Maryam","non-dropping-particle":"","parse-names":false,"suffix":""},{"dropping-particle":"","family":"Ngo","given":"Phuong","non-dropping-particle":"","parse-names":false,"suffix":""},{"dropping-particle":"","family":"Karduck","given":"Achim P","non-dropping-particle":"","parse-names":false,"suffix":""}],"container-title":"Archives of Computational Methods in Engineering","id":"ITEM-1","issued":{"date-parts":[["2021"]]},"page":"1-21","publisher":"Springer","title":"Type 2 Diabetes with Artificial Intelligence Machine Learning: Methods and Evaluation","type":"article-journal"},"uris":["http://www.mendeley.com/documents/?uuid=d59bf10e-c1d6-45f7-b7b8-4a84b9ed2827"]}],"mendeley":{"formattedCitation":"[7]","plainTextFormattedCitation":"[7]","previouslyFormattedCitation":"[14]"},"properties":{"noteIndex":0},"schema":"https://github.com/citation-style-language/schema/raw/master/csl-citation.json"}</w:instrText>
      </w:r>
      <w:r w:rsidR="00E01373" w:rsidRPr="00EA6C1B">
        <w:rPr>
          <w:rFonts w:asciiTheme="majorBidi" w:hAnsiTheme="majorBidi" w:cstheme="majorBidi"/>
        </w:rPr>
        <w:fldChar w:fldCharType="separate"/>
      </w:r>
      <w:r w:rsidR="002463D6" w:rsidRPr="00EA6C1B">
        <w:rPr>
          <w:rFonts w:asciiTheme="majorBidi" w:hAnsiTheme="majorBidi" w:cstheme="majorBidi"/>
          <w:noProof/>
        </w:rPr>
        <w:t>[7]</w:t>
      </w:r>
      <w:r w:rsidR="00E01373" w:rsidRPr="00EA6C1B">
        <w:rPr>
          <w:rFonts w:asciiTheme="majorBidi" w:hAnsiTheme="majorBidi" w:cstheme="majorBidi"/>
        </w:rPr>
        <w:fldChar w:fldCharType="end"/>
      </w:r>
      <w:r w:rsidR="00E01373" w:rsidRPr="00EA6C1B">
        <w:rPr>
          <w:rFonts w:asciiTheme="majorBidi" w:hAnsiTheme="majorBidi" w:cstheme="majorBidi"/>
        </w:rPr>
        <w:t>.</w:t>
      </w:r>
      <w:r w:rsidR="008C1D32" w:rsidRPr="00EA6C1B">
        <w:rPr>
          <w:rFonts w:asciiTheme="majorBidi" w:hAnsiTheme="majorBidi" w:cstheme="majorBidi"/>
          <w:lang w:eastAsia="ar-SA"/>
        </w:rPr>
        <w:t xml:space="preserve"> B</w:t>
      </w:r>
      <w:r w:rsidR="00D6061C" w:rsidRPr="00EA6C1B">
        <w:rPr>
          <w:rFonts w:asciiTheme="majorBidi" w:hAnsiTheme="majorBidi" w:cstheme="majorBidi"/>
          <w:lang w:eastAsia="ar-SA"/>
        </w:rPr>
        <w:t xml:space="preserve">oth </w:t>
      </w:r>
      <w:r w:rsidR="008C1D32" w:rsidRPr="00EA6C1B">
        <w:rPr>
          <w:rFonts w:asciiTheme="majorBidi" w:hAnsiTheme="majorBidi" w:cstheme="majorBidi"/>
          <w:lang w:eastAsia="ar-SA"/>
        </w:rPr>
        <w:t xml:space="preserve">datasets are </w:t>
      </w:r>
      <w:r w:rsidRPr="00EA6C1B">
        <w:rPr>
          <w:rFonts w:asciiTheme="majorBidi" w:hAnsiTheme="majorBidi" w:cstheme="majorBidi"/>
        </w:rPr>
        <w:t>publicly available at Kaggle.com</w:t>
      </w:r>
      <w:r w:rsidRPr="00EA6C1B">
        <w:rPr>
          <w:rStyle w:val="FootnoteReference"/>
          <w:rFonts w:asciiTheme="majorBidi" w:hAnsiTheme="majorBidi" w:cstheme="majorBidi"/>
        </w:rPr>
        <w:footnoteReference w:id="3"/>
      </w:r>
      <w:r w:rsidR="00D6061C" w:rsidRPr="00EA6C1B">
        <w:rPr>
          <w:rFonts w:asciiTheme="majorBidi" w:hAnsiTheme="majorBidi" w:cstheme="majorBidi"/>
        </w:rPr>
        <w:t xml:space="preserve">. </w:t>
      </w:r>
      <w:r w:rsidR="00F83AC7" w:rsidRPr="00EA6C1B">
        <w:rPr>
          <w:rFonts w:asciiTheme="majorBidi" w:hAnsiTheme="majorBidi" w:cstheme="majorBidi"/>
        </w:rPr>
        <w:t>The PID contains information about 768 instances (i.e., patients), whereas the HFD dataset contains 2000 instances.</w:t>
      </w:r>
      <w:r w:rsidR="00E01373" w:rsidRPr="00EA6C1B">
        <w:rPr>
          <w:rFonts w:asciiTheme="majorBidi" w:hAnsiTheme="majorBidi" w:cstheme="majorBidi"/>
        </w:rPr>
        <w:t xml:space="preserve"> </w:t>
      </w:r>
      <w:r w:rsidR="007D1C49" w:rsidRPr="00EA6C1B">
        <w:rPr>
          <w:rFonts w:asciiTheme="majorBidi" w:hAnsiTheme="majorBidi" w:cstheme="majorBidi"/>
        </w:rPr>
        <w:t>Both</w:t>
      </w:r>
      <w:r w:rsidR="00E01373" w:rsidRPr="00EA6C1B">
        <w:rPr>
          <w:rFonts w:asciiTheme="majorBidi" w:hAnsiTheme="majorBidi" w:cstheme="majorBidi"/>
        </w:rPr>
        <w:t xml:space="preserve"> </w:t>
      </w:r>
      <w:r w:rsidR="002C4BFA" w:rsidRPr="00EA6C1B">
        <w:rPr>
          <w:rFonts w:asciiTheme="majorBidi" w:hAnsiTheme="majorBidi" w:cstheme="majorBidi"/>
        </w:rPr>
        <w:t>datasets share the same features</w:t>
      </w:r>
      <w:r w:rsidR="00FD60AB" w:rsidRPr="00EA6C1B">
        <w:rPr>
          <w:rFonts w:asciiTheme="majorBidi" w:hAnsiTheme="majorBidi" w:cstheme="majorBidi"/>
        </w:rPr>
        <w:t xml:space="preserve"> (eight features)</w:t>
      </w:r>
      <w:r w:rsidR="002C4BFA" w:rsidRPr="00EA6C1B">
        <w:rPr>
          <w:rFonts w:asciiTheme="majorBidi" w:hAnsiTheme="majorBidi" w:cstheme="majorBidi"/>
        </w:rPr>
        <w:t xml:space="preserve"> </w:t>
      </w:r>
      <w:r w:rsidR="00EF766D" w:rsidRPr="00EA6C1B">
        <w:rPr>
          <w:rFonts w:asciiTheme="majorBidi" w:hAnsiTheme="majorBidi" w:cstheme="majorBidi"/>
        </w:rPr>
        <w:t xml:space="preserve">such as </w:t>
      </w:r>
      <w:r w:rsidR="00F83AC7" w:rsidRPr="00EA6C1B">
        <w:rPr>
          <w:rFonts w:asciiTheme="majorBidi" w:hAnsiTheme="majorBidi" w:cstheme="majorBidi"/>
        </w:rPr>
        <w:t>insulin level, Body Mass Index (BMI), and blood pressure</w:t>
      </w:r>
      <w:r w:rsidR="00EF766D" w:rsidRPr="00EA6C1B">
        <w:rPr>
          <w:rFonts w:asciiTheme="majorBidi" w:hAnsiTheme="majorBidi" w:cstheme="majorBidi"/>
        </w:rPr>
        <w:t xml:space="preserve"> (the full list of features is </w:t>
      </w:r>
      <w:r w:rsidR="00EF766D" w:rsidRPr="00C677ED">
        <w:rPr>
          <w:rFonts w:asciiTheme="majorBidi" w:hAnsiTheme="majorBidi" w:cstheme="majorBidi"/>
        </w:rPr>
        <w:t xml:space="preserve">in </w:t>
      </w:r>
      <w:r w:rsidR="00EF766D" w:rsidRPr="00C677ED">
        <w:rPr>
          <w:rFonts w:asciiTheme="majorBidi" w:hAnsiTheme="majorBidi" w:cstheme="majorBidi"/>
          <w:highlight w:val="green"/>
        </w:rPr>
        <w:t xml:space="preserve">Table </w:t>
      </w:r>
      <w:commentRangeStart w:id="0"/>
      <w:r w:rsidR="00EF766D" w:rsidRPr="00C677ED">
        <w:rPr>
          <w:rFonts w:asciiTheme="majorBidi" w:hAnsiTheme="majorBidi" w:cstheme="majorBidi"/>
          <w:highlight w:val="green"/>
        </w:rPr>
        <w:t>2</w:t>
      </w:r>
      <w:commentRangeEnd w:id="0"/>
      <w:r w:rsidR="009D0CF9">
        <w:rPr>
          <w:rStyle w:val="CommentReference"/>
        </w:rPr>
        <w:commentReference w:id="0"/>
      </w:r>
      <w:r w:rsidR="00F83AC7" w:rsidRPr="00EA6C1B">
        <w:rPr>
          <w:rFonts w:asciiTheme="majorBidi" w:hAnsiTheme="majorBidi" w:cstheme="majorBidi"/>
        </w:rPr>
        <w:t>)</w:t>
      </w:r>
      <w:r w:rsidRPr="00EA6C1B">
        <w:rPr>
          <w:rFonts w:asciiTheme="majorBidi" w:hAnsiTheme="majorBidi" w:cstheme="majorBidi"/>
        </w:rPr>
        <w:t>.</w:t>
      </w:r>
      <w:r w:rsidR="00214EE7" w:rsidRPr="00EA6C1B">
        <w:rPr>
          <w:rFonts w:asciiTheme="majorBidi" w:hAnsiTheme="majorBidi" w:cstheme="majorBidi"/>
        </w:rPr>
        <w:t xml:space="preserve"> </w:t>
      </w:r>
      <w:r w:rsidR="008C1D32" w:rsidRPr="00EA6C1B">
        <w:rPr>
          <w:rFonts w:asciiTheme="majorBidi" w:hAnsiTheme="majorBidi" w:cstheme="majorBidi"/>
        </w:rPr>
        <w:t xml:space="preserve">The </w:t>
      </w:r>
      <w:r w:rsidR="00FD60AB" w:rsidRPr="00EA6C1B">
        <w:rPr>
          <w:rFonts w:asciiTheme="majorBidi" w:hAnsiTheme="majorBidi" w:cstheme="majorBidi"/>
        </w:rPr>
        <w:t>evaluation</w:t>
      </w:r>
      <w:r w:rsidR="008C1D32" w:rsidRPr="00EA6C1B">
        <w:rPr>
          <w:rFonts w:asciiTheme="majorBidi" w:hAnsiTheme="majorBidi" w:cstheme="majorBidi"/>
        </w:rPr>
        <w:t xml:space="preserve"> showed that a</w:t>
      </w:r>
      <w:r w:rsidR="00217C0A" w:rsidRPr="00EA6C1B">
        <w:rPr>
          <w:rFonts w:asciiTheme="majorBidi" w:hAnsiTheme="majorBidi" w:cstheme="majorBidi"/>
        </w:rPr>
        <w:t>ccuracy rates for the</w:t>
      </w:r>
      <w:r w:rsidR="003C6EB6" w:rsidRPr="00EA6C1B">
        <w:rPr>
          <w:rFonts w:asciiTheme="majorBidi" w:hAnsiTheme="majorBidi" w:cstheme="majorBidi"/>
          <w:lang w:eastAsia="ar-SA"/>
        </w:rPr>
        <w:t xml:space="preserve"> CFA </w:t>
      </w:r>
      <w:r w:rsidR="00217C0A" w:rsidRPr="00EA6C1B">
        <w:rPr>
          <w:rFonts w:asciiTheme="majorBidi" w:hAnsiTheme="majorBidi" w:cstheme="majorBidi"/>
          <w:lang w:eastAsia="ar-SA"/>
        </w:rPr>
        <w:t xml:space="preserve">are better than </w:t>
      </w:r>
      <w:r w:rsidR="003C6EB6" w:rsidRPr="00EA6C1B">
        <w:rPr>
          <w:rFonts w:asciiTheme="majorBidi" w:hAnsiTheme="majorBidi" w:cstheme="majorBidi"/>
          <w:lang w:eastAsia="ar-SA"/>
        </w:rPr>
        <w:t>the GA</w:t>
      </w:r>
      <w:r w:rsidR="00AB195E" w:rsidRPr="00EA6C1B">
        <w:rPr>
          <w:rFonts w:asciiTheme="majorBidi" w:hAnsiTheme="majorBidi" w:cstheme="majorBidi"/>
          <w:lang w:eastAsia="ar-SA"/>
        </w:rPr>
        <w:t>, especially with the increase in the number of instances in the dataset</w:t>
      </w:r>
      <w:r w:rsidR="00217C0A" w:rsidRPr="00EA6C1B">
        <w:rPr>
          <w:rFonts w:asciiTheme="majorBidi" w:hAnsiTheme="majorBidi" w:cstheme="majorBidi"/>
          <w:lang w:eastAsia="ar-SA"/>
        </w:rPr>
        <w:t>.</w:t>
      </w:r>
      <w:r w:rsidR="003C6EB6" w:rsidRPr="00EA6C1B">
        <w:rPr>
          <w:rFonts w:asciiTheme="majorBidi" w:hAnsiTheme="majorBidi" w:cstheme="majorBidi"/>
          <w:lang w:eastAsia="ar-SA"/>
        </w:rPr>
        <w:t xml:space="preserve"> </w:t>
      </w:r>
      <w:r w:rsidR="00014F02" w:rsidRPr="00EA6C1B">
        <w:rPr>
          <w:rFonts w:asciiTheme="majorBidi" w:hAnsiTheme="majorBidi" w:cstheme="majorBidi"/>
        </w:rPr>
        <w:t>Thus, t</w:t>
      </w:r>
      <w:r w:rsidR="009A35FA" w:rsidRPr="00EA6C1B">
        <w:rPr>
          <w:rFonts w:asciiTheme="majorBidi" w:hAnsiTheme="majorBidi" w:cstheme="majorBidi"/>
        </w:rPr>
        <w:t xml:space="preserve">he main contributions of this </w:t>
      </w:r>
      <w:r w:rsidR="009536E9" w:rsidRPr="00EA6C1B">
        <w:rPr>
          <w:rFonts w:asciiTheme="majorBidi" w:hAnsiTheme="majorBidi" w:cstheme="majorBidi"/>
        </w:rPr>
        <w:t xml:space="preserve">work are: </w:t>
      </w:r>
    </w:p>
    <w:p w14:paraId="6C1AE9AF" w14:textId="7F1714DE" w:rsidR="009508B5" w:rsidRPr="00EA6C1B" w:rsidRDefault="00051597" w:rsidP="009536E9">
      <w:pPr>
        <w:pStyle w:val="NoSpacing"/>
        <w:numPr>
          <w:ilvl w:val="0"/>
          <w:numId w:val="6"/>
        </w:num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A</w:t>
      </w:r>
      <w:r w:rsidR="00FA6906" w:rsidRPr="00EA6C1B">
        <w:rPr>
          <w:rFonts w:asciiTheme="majorBidi" w:hAnsiTheme="majorBidi" w:cstheme="majorBidi"/>
        </w:rPr>
        <w:t xml:space="preserve">pply </w:t>
      </w:r>
      <w:r w:rsidR="00822A8D" w:rsidRPr="00EA6C1B">
        <w:rPr>
          <w:rFonts w:asciiTheme="majorBidi" w:hAnsiTheme="majorBidi" w:cstheme="majorBidi"/>
        </w:rPr>
        <w:t>th</w:t>
      </w:r>
      <w:r w:rsidRPr="00EA6C1B">
        <w:rPr>
          <w:rFonts w:asciiTheme="majorBidi" w:hAnsiTheme="majorBidi" w:cstheme="majorBidi"/>
        </w:rPr>
        <w:t>e</w:t>
      </w:r>
      <w:r w:rsidR="00822A8D" w:rsidRPr="00EA6C1B">
        <w:rPr>
          <w:rFonts w:asciiTheme="majorBidi" w:hAnsiTheme="majorBidi" w:cstheme="majorBidi"/>
        </w:rPr>
        <w:t xml:space="preserve"> CFA </w:t>
      </w:r>
      <w:r w:rsidR="00AB195E" w:rsidRPr="00EA6C1B">
        <w:rPr>
          <w:rFonts w:asciiTheme="majorBidi" w:hAnsiTheme="majorBidi" w:cstheme="majorBidi"/>
        </w:rPr>
        <w:t xml:space="preserve">and GA </w:t>
      </w:r>
      <w:r w:rsidR="00822A8D" w:rsidRPr="00EA6C1B">
        <w:rPr>
          <w:rFonts w:asciiTheme="majorBidi" w:hAnsiTheme="majorBidi" w:cstheme="majorBidi"/>
        </w:rPr>
        <w:t xml:space="preserve">on </w:t>
      </w:r>
      <w:r w:rsidR="00FA50DB" w:rsidRPr="00EA6C1B">
        <w:rPr>
          <w:rFonts w:asciiTheme="majorBidi" w:hAnsiTheme="majorBidi" w:cstheme="majorBidi"/>
        </w:rPr>
        <w:t>PID and HFD</w:t>
      </w:r>
      <w:r w:rsidR="009536E9" w:rsidRPr="00EA6C1B">
        <w:rPr>
          <w:rFonts w:asciiTheme="majorBidi" w:hAnsiTheme="majorBidi" w:cstheme="majorBidi"/>
        </w:rPr>
        <w:t xml:space="preserve"> </w:t>
      </w:r>
      <w:r w:rsidR="008359AA" w:rsidRPr="00EA6C1B">
        <w:rPr>
          <w:rFonts w:asciiTheme="majorBidi" w:hAnsiTheme="majorBidi" w:cstheme="majorBidi"/>
        </w:rPr>
        <w:t>d</w:t>
      </w:r>
      <w:r w:rsidR="009536E9" w:rsidRPr="00EA6C1B">
        <w:rPr>
          <w:rFonts w:asciiTheme="majorBidi" w:hAnsiTheme="majorBidi" w:cstheme="majorBidi"/>
        </w:rPr>
        <w:t>ataset</w:t>
      </w:r>
      <w:r w:rsidR="00AB195E" w:rsidRPr="00EA6C1B">
        <w:rPr>
          <w:rFonts w:asciiTheme="majorBidi" w:hAnsiTheme="majorBidi" w:cstheme="majorBidi"/>
        </w:rPr>
        <w:t>s</w:t>
      </w:r>
      <w:r w:rsidR="009536E9" w:rsidRPr="00EA6C1B">
        <w:rPr>
          <w:rFonts w:asciiTheme="majorBidi" w:hAnsiTheme="majorBidi" w:cstheme="majorBidi"/>
        </w:rPr>
        <w:t xml:space="preserve"> </w:t>
      </w:r>
      <w:r w:rsidRPr="00EA6C1B">
        <w:rPr>
          <w:rFonts w:asciiTheme="majorBidi" w:hAnsiTheme="majorBidi" w:cstheme="majorBidi"/>
        </w:rPr>
        <w:t xml:space="preserve">for </w:t>
      </w:r>
      <w:r w:rsidR="00822A8D" w:rsidRPr="00EA6C1B">
        <w:rPr>
          <w:rFonts w:asciiTheme="majorBidi" w:hAnsiTheme="majorBidi" w:cstheme="majorBidi"/>
        </w:rPr>
        <w:t>feature selection</w:t>
      </w:r>
      <w:r w:rsidR="009E74B0" w:rsidRPr="00EA6C1B">
        <w:rPr>
          <w:rFonts w:asciiTheme="majorBidi" w:hAnsiTheme="majorBidi" w:cstheme="majorBidi"/>
        </w:rPr>
        <w:t>.</w:t>
      </w:r>
    </w:p>
    <w:p w14:paraId="094126B1" w14:textId="24F7BCC1" w:rsidR="00A86321" w:rsidRPr="00EA6C1B" w:rsidRDefault="009508B5" w:rsidP="00A86321">
      <w:pPr>
        <w:pStyle w:val="NoSpacing"/>
        <w:numPr>
          <w:ilvl w:val="0"/>
          <w:numId w:val="6"/>
        </w:num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Combine the CFA </w:t>
      </w:r>
      <w:r w:rsidR="00AB195E" w:rsidRPr="00EA6C1B">
        <w:rPr>
          <w:rFonts w:asciiTheme="majorBidi" w:hAnsiTheme="majorBidi" w:cstheme="majorBidi"/>
        </w:rPr>
        <w:t>and GA with several classification algorithms to</w:t>
      </w:r>
      <w:r w:rsidR="00051597" w:rsidRPr="00EA6C1B">
        <w:rPr>
          <w:rFonts w:asciiTheme="majorBidi" w:hAnsiTheme="majorBidi" w:cstheme="majorBidi"/>
        </w:rPr>
        <w:t xml:space="preserve"> </w:t>
      </w:r>
      <w:r w:rsidRPr="00EA6C1B">
        <w:rPr>
          <w:rFonts w:asciiTheme="majorBidi" w:hAnsiTheme="majorBidi" w:cstheme="majorBidi"/>
        </w:rPr>
        <w:t>predict type 2 diabetes</w:t>
      </w:r>
      <w:r w:rsidR="009E74B0" w:rsidRPr="00EA6C1B">
        <w:rPr>
          <w:rFonts w:asciiTheme="majorBidi" w:hAnsiTheme="majorBidi" w:cstheme="majorBidi"/>
        </w:rPr>
        <w:t>.</w:t>
      </w:r>
    </w:p>
    <w:p w14:paraId="708D4E40" w14:textId="61862C92" w:rsidR="009536E9" w:rsidRPr="00EA6C1B" w:rsidRDefault="00FA50DB" w:rsidP="00A86321">
      <w:pPr>
        <w:pStyle w:val="NoSpacing"/>
        <w:numPr>
          <w:ilvl w:val="0"/>
          <w:numId w:val="6"/>
        </w:num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Analyze</w:t>
      </w:r>
      <w:r w:rsidR="004E662F" w:rsidRPr="00EA6C1B">
        <w:rPr>
          <w:rFonts w:asciiTheme="majorBidi" w:hAnsiTheme="majorBidi" w:cstheme="majorBidi"/>
        </w:rPr>
        <w:t xml:space="preserve"> </w:t>
      </w:r>
      <w:r w:rsidR="00822A8D" w:rsidRPr="00EA6C1B">
        <w:rPr>
          <w:rFonts w:asciiTheme="majorBidi" w:hAnsiTheme="majorBidi" w:cstheme="majorBidi"/>
        </w:rPr>
        <w:t>t</w:t>
      </w:r>
      <w:r w:rsidR="009536E9" w:rsidRPr="00EA6C1B">
        <w:rPr>
          <w:rFonts w:asciiTheme="majorBidi" w:hAnsiTheme="majorBidi" w:cstheme="majorBidi"/>
        </w:rPr>
        <w:t xml:space="preserve">he performance of </w:t>
      </w:r>
      <w:r w:rsidR="00822A8D" w:rsidRPr="00EA6C1B">
        <w:rPr>
          <w:rFonts w:asciiTheme="majorBidi" w:hAnsiTheme="majorBidi" w:cstheme="majorBidi"/>
        </w:rPr>
        <w:t xml:space="preserve">the CFA </w:t>
      </w:r>
      <w:r w:rsidR="004E662F" w:rsidRPr="00EA6C1B">
        <w:rPr>
          <w:rFonts w:asciiTheme="majorBidi" w:hAnsiTheme="majorBidi" w:cstheme="majorBidi"/>
        </w:rPr>
        <w:t xml:space="preserve">and </w:t>
      </w:r>
      <w:r w:rsidR="00822A8D" w:rsidRPr="00EA6C1B">
        <w:rPr>
          <w:rFonts w:asciiTheme="majorBidi" w:hAnsiTheme="majorBidi" w:cstheme="majorBidi"/>
        </w:rPr>
        <w:t>the</w:t>
      </w:r>
      <w:r w:rsidR="004D2601" w:rsidRPr="00EA6C1B">
        <w:rPr>
          <w:rFonts w:asciiTheme="majorBidi" w:hAnsiTheme="majorBidi" w:cstheme="majorBidi"/>
        </w:rPr>
        <w:t xml:space="preserve"> </w:t>
      </w:r>
      <w:r w:rsidR="007411C6" w:rsidRPr="00EA6C1B">
        <w:rPr>
          <w:rFonts w:asciiTheme="majorBidi" w:hAnsiTheme="majorBidi" w:cstheme="majorBidi"/>
        </w:rPr>
        <w:t>GA</w:t>
      </w:r>
      <w:r w:rsidR="007B1CC0" w:rsidRPr="00EA6C1B">
        <w:rPr>
          <w:rFonts w:asciiTheme="majorBidi" w:hAnsiTheme="majorBidi" w:cstheme="majorBidi"/>
        </w:rPr>
        <w:t xml:space="preserve"> </w:t>
      </w:r>
      <w:r w:rsidR="00AB195E" w:rsidRPr="00EA6C1B">
        <w:rPr>
          <w:rFonts w:asciiTheme="majorBidi" w:hAnsiTheme="majorBidi" w:cstheme="majorBidi"/>
        </w:rPr>
        <w:t xml:space="preserve">over </w:t>
      </w:r>
      <w:r w:rsidRPr="00EA6C1B">
        <w:rPr>
          <w:rFonts w:asciiTheme="majorBidi" w:hAnsiTheme="majorBidi" w:cstheme="majorBidi"/>
        </w:rPr>
        <w:t>the PID and HFD</w:t>
      </w:r>
      <w:r w:rsidR="00AB195E" w:rsidRPr="00EA6C1B">
        <w:rPr>
          <w:rFonts w:asciiTheme="majorBidi" w:hAnsiTheme="majorBidi" w:cstheme="majorBidi"/>
        </w:rPr>
        <w:t xml:space="preserve"> datasets</w:t>
      </w:r>
      <w:r w:rsidR="004D2601" w:rsidRPr="00EA6C1B">
        <w:rPr>
          <w:rFonts w:asciiTheme="majorBidi" w:hAnsiTheme="majorBidi" w:cstheme="majorBidi"/>
        </w:rPr>
        <w:t xml:space="preserve">. </w:t>
      </w:r>
    </w:p>
    <w:p w14:paraId="79C06949" w14:textId="306DF48F" w:rsidR="003F3DB7" w:rsidRPr="00EA6C1B" w:rsidRDefault="00120ECD" w:rsidP="00582A80">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The rest of the paper is structured as follows</w:t>
      </w:r>
      <w:r w:rsidR="00CA30D6" w:rsidRPr="00EA6C1B">
        <w:rPr>
          <w:rFonts w:asciiTheme="majorBidi" w:hAnsiTheme="majorBidi" w:cstheme="majorBidi"/>
        </w:rPr>
        <w:t>.</w:t>
      </w:r>
      <w:r w:rsidRPr="00EA6C1B">
        <w:rPr>
          <w:rFonts w:asciiTheme="majorBidi" w:hAnsiTheme="majorBidi" w:cstheme="majorBidi"/>
        </w:rPr>
        <w:t xml:space="preserve"> </w:t>
      </w:r>
      <w:r w:rsidR="00F5506F" w:rsidRPr="00EA6C1B">
        <w:rPr>
          <w:rFonts w:asciiTheme="majorBidi" w:hAnsiTheme="majorBidi" w:cstheme="majorBidi"/>
        </w:rPr>
        <w:t>Section 2 describes related work. Section 3 presents the preliminaries. The proposed approach is presented in Sect</w:t>
      </w:r>
      <w:r w:rsidR="00CA30D6" w:rsidRPr="00EA6C1B">
        <w:rPr>
          <w:rFonts w:asciiTheme="majorBidi" w:hAnsiTheme="majorBidi" w:cstheme="majorBidi"/>
        </w:rPr>
        <w:t>.</w:t>
      </w:r>
      <w:r w:rsidR="00F5506F" w:rsidRPr="00EA6C1B">
        <w:rPr>
          <w:rFonts w:asciiTheme="majorBidi" w:hAnsiTheme="majorBidi" w:cstheme="majorBidi"/>
        </w:rPr>
        <w:t xml:space="preserve"> 4. Section 5 describes the results and Sect</w:t>
      </w:r>
      <w:r w:rsidR="00CA30D6" w:rsidRPr="00EA6C1B">
        <w:rPr>
          <w:rFonts w:asciiTheme="majorBidi" w:hAnsiTheme="majorBidi" w:cstheme="majorBidi"/>
        </w:rPr>
        <w:t>.</w:t>
      </w:r>
      <w:r w:rsidR="00F5506F" w:rsidRPr="00EA6C1B">
        <w:rPr>
          <w:rFonts w:asciiTheme="majorBidi" w:hAnsiTheme="majorBidi" w:cstheme="majorBidi"/>
        </w:rPr>
        <w:t xml:space="preserve"> 6 provides discussion and concludes the paper.</w:t>
      </w:r>
    </w:p>
    <w:p w14:paraId="52544757" w14:textId="722B8AA8" w:rsidR="00120ECD" w:rsidRPr="00EA6C1B" w:rsidRDefault="00120ECD" w:rsidP="00890F37">
      <w:pPr>
        <w:pStyle w:val="Heading1"/>
        <w:numPr>
          <w:ilvl w:val="0"/>
          <w:numId w:val="16"/>
        </w:numPr>
        <w:spacing w:before="120" w:beforeAutospacing="0" w:after="120" w:afterAutospacing="0" w:line="360" w:lineRule="auto"/>
        <w:ind w:left="562" w:hanging="562"/>
        <w:rPr>
          <w:sz w:val="28"/>
          <w:szCs w:val="28"/>
        </w:rPr>
      </w:pPr>
      <w:r w:rsidRPr="00EA6C1B">
        <w:rPr>
          <w:sz w:val="28"/>
          <w:szCs w:val="28"/>
        </w:rPr>
        <w:t xml:space="preserve">Related </w:t>
      </w:r>
      <w:r w:rsidR="005A546A" w:rsidRPr="00EA6C1B">
        <w:rPr>
          <w:sz w:val="28"/>
          <w:szCs w:val="28"/>
        </w:rPr>
        <w:t>W</w:t>
      </w:r>
      <w:r w:rsidRPr="00EA6C1B">
        <w:rPr>
          <w:sz w:val="28"/>
          <w:szCs w:val="28"/>
        </w:rPr>
        <w:t>ork</w:t>
      </w:r>
    </w:p>
    <w:p w14:paraId="41275CCF" w14:textId="5B327A61" w:rsidR="00014F02" w:rsidRPr="00EA6C1B" w:rsidRDefault="00700A38" w:rsidP="004C5465">
      <w:pPr>
        <w:pStyle w:val="NoSpacing"/>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In</w:t>
      </w:r>
      <w:r w:rsidRPr="00EA6C1B">
        <w:rPr>
          <w:rFonts w:asciiTheme="majorBidi" w:hAnsiTheme="majorBidi" w:cstheme="majorBidi"/>
          <w:lang w:bidi="ar-JO"/>
        </w:rPr>
        <w:t xml:space="preserve"> this section, w</w:t>
      </w:r>
      <w:r w:rsidR="007411C6" w:rsidRPr="00EA6C1B">
        <w:rPr>
          <w:rFonts w:asciiTheme="majorBidi" w:hAnsiTheme="majorBidi" w:cstheme="majorBidi"/>
          <w:lang w:bidi="ar-JO"/>
        </w:rPr>
        <w:t>e w</w:t>
      </w:r>
      <w:r w:rsidR="00310B56" w:rsidRPr="00EA6C1B">
        <w:rPr>
          <w:rFonts w:asciiTheme="majorBidi" w:hAnsiTheme="majorBidi" w:cstheme="majorBidi"/>
          <w:lang w:bidi="ar-JO"/>
        </w:rPr>
        <w:t xml:space="preserve">ill review </w:t>
      </w:r>
      <w:r w:rsidR="00430229" w:rsidRPr="00EA6C1B">
        <w:rPr>
          <w:rFonts w:asciiTheme="majorBidi" w:hAnsiTheme="majorBidi" w:cstheme="majorBidi"/>
          <w:lang w:bidi="ar-JO"/>
        </w:rPr>
        <w:t>feature selection algorithm</w:t>
      </w:r>
      <w:r w:rsidR="007623E4" w:rsidRPr="00EA6C1B">
        <w:rPr>
          <w:rFonts w:asciiTheme="majorBidi" w:hAnsiTheme="majorBidi" w:cstheme="majorBidi"/>
          <w:lang w:bidi="ar-JO"/>
        </w:rPr>
        <w:t>s</w:t>
      </w:r>
      <w:r w:rsidR="00543844" w:rsidRPr="00EA6C1B">
        <w:rPr>
          <w:rFonts w:asciiTheme="majorBidi" w:hAnsiTheme="majorBidi" w:cstheme="majorBidi"/>
          <w:lang w:bidi="ar-JO"/>
        </w:rPr>
        <w:t xml:space="preserve"> over medical datasets</w:t>
      </w:r>
      <w:r w:rsidR="007623E4" w:rsidRPr="00EA6C1B">
        <w:rPr>
          <w:rFonts w:asciiTheme="majorBidi" w:hAnsiTheme="majorBidi" w:cstheme="majorBidi"/>
          <w:lang w:bidi="ar-JO"/>
        </w:rPr>
        <w:t xml:space="preserve"> to justify the </w:t>
      </w:r>
      <w:r w:rsidR="00632DEB" w:rsidRPr="00EA6C1B">
        <w:rPr>
          <w:rFonts w:asciiTheme="majorBidi" w:hAnsiTheme="majorBidi" w:cstheme="majorBidi"/>
          <w:lang w:bidi="ar-JO"/>
        </w:rPr>
        <w:t xml:space="preserve">main </w:t>
      </w:r>
      <w:r w:rsidR="007623E4" w:rsidRPr="00EA6C1B">
        <w:rPr>
          <w:rFonts w:asciiTheme="majorBidi" w:hAnsiTheme="majorBidi" w:cstheme="majorBidi"/>
          <w:lang w:bidi="ar-JO"/>
        </w:rPr>
        <w:t>contribution</w:t>
      </w:r>
      <w:r w:rsidR="00632DEB" w:rsidRPr="00EA6C1B">
        <w:rPr>
          <w:rFonts w:asciiTheme="majorBidi" w:hAnsiTheme="majorBidi" w:cstheme="majorBidi"/>
          <w:lang w:bidi="ar-JO"/>
        </w:rPr>
        <w:t>s</w:t>
      </w:r>
      <w:r w:rsidR="007623E4" w:rsidRPr="00EA6C1B">
        <w:rPr>
          <w:rFonts w:asciiTheme="majorBidi" w:hAnsiTheme="majorBidi" w:cstheme="majorBidi"/>
          <w:lang w:bidi="ar-JO"/>
        </w:rPr>
        <w:t xml:space="preserve"> of this paper</w:t>
      </w:r>
      <w:r w:rsidR="007411C6" w:rsidRPr="00EA6C1B">
        <w:rPr>
          <w:rFonts w:asciiTheme="majorBidi" w:hAnsiTheme="majorBidi" w:cstheme="majorBidi"/>
        </w:rPr>
        <w:t xml:space="preserve">. </w:t>
      </w:r>
      <w:r w:rsidR="00632DEB" w:rsidRPr="00EA6C1B">
        <w:rPr>
          <w:rFonts w:asciiTheme="majorBidi" w:hAnsiTheme="majorBidi" w:cstheme="majorBidi"/>
        </w:rPr>
        <w:t>I</w:t>
      </w:r>
      <w:r w:rsidR="00310B56" w:rsidRPr="00EA6C1B">
        <w:rPr>
          <w:rFonts w:asciiTheme="majorBidi" w:hAnsiTheme="majorBidi" w:cstheme="majorBidi"/>
          <w:lang w:bidi="ar-JO"/>
        </w:rPr>
        <w:t xml:space="preserve">n </w:t>
      </w:r>
      <w:r w:rsidR="00310B56"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00310B56"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[2]</w:t>
      </w:r>
      <w:r w:rsidR="00310B56" w:rsidRPr="00EA6C1B">
        <w:rPr>
          <w:rFonts w:asciiTheme="majorBidi" w:hAnsiTheme="majorBidi" w:cstheme="majorBidi"/>
          <w:lang w:bidi="ar-JO"/>
        </w:rPr>
        <w:fldChar w:fldCharType="end"/>
      </w:r>
      <w:r w:rsidR="00632DEB" w:rsidRPr="00EA6C1B">
        <w:rPr>
          <w:rFonts w:asciiTheme="majorBidi" w:hAnsiTheme="majorBidi" w:cstheme="majorBidi"/>
          <w:lang w:bidi="ar-JO"/>
        </w:rPr>
        <w:t xml:space="preserve">, the authors </w:t>
      </w:r>
      <w:r w:rsidR="00310B56" w:rsidRPr="00EA6C1B">
        <w:rPr>
          <w:rFonts w:asciiTheme="majorBidi" w:hAnsiTheme="majorBidi" w:cstheme="majorBidi"/>
          <w:lang w:bidi="ar-JO"/>
        </w:rPr>
        <w:t xml:space="preserve">proposed </w:t>
      </w:r>
      <w:r w:rsidR="00430229" w:rsidRPr="00EA6C1B">
        <w:rPr>
          <w:rFonts w:asciiTheme="majorBidi" w:hAnsiTheme="majorBidi" w:cstheme="majorBidi"/>
          <w:lang w:bidi="ar-JO"/>
        </w:rPr>
        <w:t>a</w:t>
      </w:r>
      <w:r w:rsidR="00310B56" w:rsidRPr="00EA6C1B">
        <w:rPr>
          <w:rFonts w:asciiTheme="majorBidi" w:hAnsiTheme="majorBidi" w:cstheme="majorBidi"/>
          <w:lang w:bidi="ar-JO"/>
        </w:rPr>
        <w:t xml:space="preserve"> feature selection approach that</w:t>
      </w:r>
      <w:r w:rsidR="00430229" w:rsidRPr="00EA6C1B">
        <w:rPr>
          <w:rFonts w:asciiTheme="majorBidi" w:hAnsiTheme="majorBidi" w:cstheme="majorBidi"/>
          <w:lang w:bidi="ar-JO"/>
        </w:rPr>
        <w:t xml:space="preserve"> </w:t>
      </w:r>
      <w:r w:rsidRPr="00EA6C1B">
        <w:rPr>
          <w:rFonts w:asciiTheme="majorBidi" w:hAnsiTheme="majorBidi" w:cstheme="majorBidi"/>
          <w:lang w:bidi="ar-JO"/>
        </w:rPr>
        <w:t xml:space="preserve">applied </w:t>
      </w:r>
      <w:r w:rsidR="00430229" w:rsidRPr="00EA6C1B">
        <w:rPr>
          <w:rFonts w:asciiTheme="majorBidi" w:hAnsiTheme="majorBidi" w:cstheme="majorBidi"/>
          <w:lang w:bidi="ar-JO"/>
        </w:rPr>
        <w:t xml:space="preserve">the </w:t>
      </w:r>
      <w:r w:rsidR="007411C6" w:rsidRPr="00EA6C1B">
        <w:rPr>
          <w:rFonts w:asciiTheme="majorBidi" w:hAnsiTheme="majorBidi" w:cstheme="majorBidi"/>
          <w:lang w:bidi="ar-JO"/>
        </w:rPr>
        <w:t>G</w:t>
      </w:r>
      <w:r w:rsidRPr="00EA6C1B">
        <w:rPr>
          <w:rFonts w:asciiTheme="majorBidi" w:hAnsiTheme="majorBidi" w:cstheme="majorBidi"/>
          <w:lang w:bidi="ar-JO"/>
        </w:rPr>
        <w:t xml:space="preserve">A </w:t>
      </w:r>
      <w:r w:rsidR="002904CA" w:rsidRPr="002904CA">
        <w:rPr>
          <w:rFonts w:asciiTheme="majorBidi" w:hAnsiTheme="majorBidi" w:cstheme="majorBidi"/>
          <w:highlight w:val="yellow"/>
          <w:lang w:bidi="ar-JO"/>
        </w:rPr>
        <w:t>to</w:t>
      </w:r>
      <w:r w:rsidR="00310B56" w:rsidRPr="00EA6C1B">
        <w:rPr>
          <w:rFonts w:asciiTheme="majorBidi" w:hAnsiTheme="majorBidi" w:cstheme="majorBidi"/>
          <w:lang w:bidi="ar-JO"/>
        </w:rPr>
        <w:t xml:space="preserve"> the </w:t>
      </w:r>
      <w:r w:rsidR="008359AA" w:rsidRPr="00EA6C1B">
        <w:rPr>
          <w:rFonts w:asciiTheme="majorBidi" w:hAnsiTheme="majorBidi" w:cstheme="majorBidi"/>
          <w:lang w:bidi="ar-JO"/>
        </w:rPr>
        <w:t>PID</w:t>
      </w:r>
      <w:r w:rsidR="00310B56" w:rsidRPr="00EA6C1B">
        <w:rPr>
          <w:rFonts w:asciiTheme="majorBidi" w:hAnsiTheme="majorBidi" w:cstheme="majorBidi"/>
          <w:lang w:bidi="ar-JO"/>
        </w:rPr>
        <w:t xml:space="preserve"> </w:t>
      </w:r>
      <w:r w:rsidR="008359AA" w:rsidRPr="00EA6C1B">
        <w:rPr>
          <w:rFonts w:asciiTheme="majorBidi" w:hAnsiTheme="majorBidi" w:cstheme="majorBidi"/>
          <w:lang w:bidi="ar-JO"/>
        </w:rPr>
        <w:t>d</w:t>
      </w:r>
      <w:r w:rsidR="00310B56" w:rsidRPr="00EA6C1B">
        <w:rPr>
          <w:rFonts w:asciiTheme="majorBidi" w:hAnsiTheme="majorBidi" w:cstheme="majorBidi"/>
          <w:lang w:bidi="ar-JO"/>
        </w:rPr>
        <w:t>ataset. The best four features</w:t>
      </w:r>
      <w:r w:rsidR="00430229" w:rsidRPr="00EA6C1B">
        <w:rPr>
          <w:rFonts w:asciiTheme="majorBidi" w:hAnsiTheme="majorBidi" w:cstheme="majorBidi"/>
          <w:lang w:bidi="ar-JO"/>
        </w:rPr>
        <w:t xml:space="preserve"> in the dataset</w:t>
      </w:r>
      <w:r w:rsidR="00310B56" w:rsidRPr="00EA6C1B">
        <w:rPr>
          <w:rFonts w:asciiTheme="majorBidi" w:hAnsiTheme="majorBidi" w:cstheme="majorBidi"/>
          <w:lang w:bidi="ar-JO"/>
        </w:rPr>
        <w:t xml:space="preserve"> were identified</w:t>
      </w:r>
      <w:r w:rsidR="00430229" w:rsidRPr="00EA6C1B">
        <w:rPr>
          <w:rFonts w:asciiTheme="majorBidi" w:hAnsiTheme="majorBidi" w:cstheme="majorBidi"/>
          <w:lang w:bidi="ar-JO"/>
        </w:rPr>
        <w:t>. S</w:t>
      </w:r>
      <w:r w:rsidR="00310B56" w:rsidRPr="00EA6C1B">
        <w:rPr>
          <w:rFonts w:asciiTheme="majorBidi" w:hAnsiTheme="majorBidi" w:cstheme="majorBidi"/>
          <w:lang w:bidi="ar-JO"/>
        </w:rPr>
        <w:t>everal classification approaches were applied such as Naive Bayes</w:t>
      </w:r>
      <w:r w:rsidRPr="00EA6C1B">
        <w:rPr>
          <w:rFonts w:asciiTheme="majorBidi" w:hAnsiTheme="majorBidi" w:cstheme="majorBidi"/>
          <w:lang w:bidi="ar-JO"/>
        </w:rPr>
        <w:t xml:space="preserve"> (NB)</w:t>
      </w:r>
      <w:r w:rsidR="00310B56" w:rsidRPr="00EA6C1B">
        <w:rPr>
          <w:rFonts w:asciiTheme="majorBidi" w:hAnsiTheme="majorBidi" w:cstheme="majorBidi"/>
          <w:lang w:bidi="ar-JO"/>
        </w:rPr>
        <w:t>, Decision Tree</w:t>
      </w:r>
      <w:r w:rsidR="00CD0AAC" w:rsidRPr="00EA6C1B">
        <w:rPr>
          <w:rFonts w:asciiTheme="majorBidi" w:hAnsiTheme="majorBidi" w:cstheme="majorBidi"/>
          <w:lang w:bidi="ar-JO"/>
        </w:rPr>
        <w:t xml:space="preserve"> </w:t>
      </w:r>
      <w:r w:rsidRPr="00EA6C1B">
        <w:rPr>
          <w:rFonts w:asciiTheme="majorBidi" w:hAnsiTheme="majorBidi" w:cstheme="majorBidi"/>
          <w:lang w:bidi="ar-JO"/>
        </w:rPr>
        <w:t>(DT)</w:t>
      </w:r>
      <w:r w:rsidR="00D63A91" w:rsidRPr="00EA6C1B">
        <w:rPr>
          <w:rFonts w:asciiTheme="majorBidi" w:hAnsiTheme="majorBidi" w:cstheme="majorBidi"/>
          <w:lang w:bidi="ar-JO"/>
        </w:rPr>
        <w:t>,</w:t>
      </w:r>
      <w:r w:rsidR="00310B56" w:rsidRPr="00EA6C1B">
        <w:rPr>
          <w:rFonts w:asciiTheme="majorBidi" w:hAnsiTheme="majorBidi" w:cstheme="majorBidi"/>
          <w:lang w:bidi="ar-JO"/>
        </w:rPr>
        <w:t xml:space="preserve"> and </w:t>
      </w:r>
      <w:r w:rsidR="007623E4" w:rsidRPr="00EA6C1B">
        <w:rPr>
          <w:rFonts w:asciiTheme="majorBidi" w:hAnsiTheme="majorBidi" w:cstheme="majorBidi"/>
        </w:rPr>
        <w:t>MOEFC</w:t>
      </w:r>
      <w:r w:rsidR="00310B56" w:rsidRPr="00EA6C1B">
        <w:rPr>
          <w:rFonts w:asciiTheme="majorBidi" w:hAnsiTheme="majorBidi" w:cstheme="majorBidi"/>
          <w:lang w:bidi="ar-JO"/>
        </w:rPr>
        <w:t xml:space="preserve">. The results showed that the </w:t>
      </w:r>
      <w:r w:rsidR="007623E4" w:rsidRPr="00EA6C1B">
        <w:rPr>
          <w:rFonts w:asciiTheme="majorBidi" w:hAnsiTheme="majorBidi" w:cstheme="majorBidi"/>
        </w:rPr>
        <w:t>MOEFC</w:t>
      </w:r>
      <w:r w:rsidR="00310B56" w:rsidRPr="00EA6C1B">
        <w:rPr>
          <w:rFonts w:asciiTheme="majorBidi" w:hAnsiTheme="majorBidi" w:cstheme="majorBidi"/>
          <w:lang w:bidi="ar-JO"/>
        </w:rPr>
        <w:t xml:space="preserve"> </w:t>
      </w:r>
      <w:r w:rsidR="007623E4" w:rsidRPr="00EA6C1B">
        <w:rPr>
          <w:rFonts w:asciiTheme="majorBidi" w:hAnsiTheme="majorBidi" w:cstheme="majorBidi"/>
          <w:lang w:bidi="ar-JO"/>
        </w:rPr>
        <w:t xml:space="preserve">provided </w:t>
      </w:r>
      <w:r w:rsidR="00310B56" w:rsidRPr="00EA6C1B">
        <w:rPr>
          <w:rFonts w:asciiTheme="majorBidi" w:hAnsiTheme="majorBidi" w:cstheme="majorBidi"/>
          <w:lang w:bidi="ar-JO"/>
        </w:rPr>
        <w:t xml:space="preserve">the best accuracy rate </w:t>
      </w:r>
      <w:r w:rsidR="005E79D6" w:rsidRPr="00EA6C1B">
        <w:rPr>
          <w:rFonts w:asciiTheme="majorBidi" w:hAnsiTheme="majorBidi" w:cstheme="majorBidi"/>
          <w:lang w:val="en-GB" w:bidi="ar-JO"/>
        </w:rPr>
        <w:t xml:space="preserve">at </w:t>
      </w:r>
      <w:r w:rsidR="00310B56" w:rsidRPr="00EA6C1B">
        <w:rPr>
          <w:rFonts w:asciiTheme="majorBidi" w:hAnsiTheme="majorBidi" w:cstheme="majorBidi"/>
          <w:lang w:bidi="ar-JO"/>
        </w:rPr>
        <w:t xml:space="preserve">83.04%. </w:t>
      </w:r>
      <w:r w:rsidR="00430229" w:rsidRPr="00EA6C1B">
        <w:rPr>
          <w:rFonts w:asciiTheme="majorBidi" w:hAnsiTheme="majorBidi" w:cstheme="majorBidi"/>
        </w:rPr>
        <w:t xml:space="preserve">The work in  </w:t>
      </w:r>
      <w:r w:rsidR="00430229"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PDGC.2016.7913152","author":[{"dropping-particle":"","family":"Negi","given":"Anjli","non-dropping-particle":"","parse-names":false,"suffix":""},{"dropping-particle":"","family":"Jaiswal","given":"Varun","non-dropping-particle":"","parse-names":false,"suffix":""}],"container-title":"2016 Fourth International Conference on Parallel, Distributed and Grid Computing (PDGC)","id":"ITEM-1","issued":{"date-parts":[["2016"]]},"page":"237-241","title":"A first attempt to develop a diabetes prediction method based on different global datasets","type":"paper-conference"},"uris":["http://www.mendeley.com/documents/?uuid=eca8c3cd-fc0a-4ce0-a8cf-a9dce29b0e01"]}],"mendeley":{"formattedCitation":"[11]","plainTextFormattedCitation":"[11]","previouslyFormattedCitation":"[25]"},"properties":{"noteIndex":0},"schema":"https://github.com/citation-style-language/schema/raw/master/csl-citation.json"}</w:instrText>
      </w:r>
      <w:r w:rsidR="00430229" w:rsidRPr="00EA6C1B">
        <w:rPr>
          <w:rFonts w:asciiTheme="majorBidi" w:hAnsiTheme="majorBidi" w:cstheme="majorBidi"/>
        </w:rPr>
        <w:fldChar w:fldCharType="separate"/>
      </w:r>
      <w:r w:rsidR="002463D6" w:rsidRPr="00EA6C1B">
        <w:rPr>
          <w:rFonts w:asciiTheme="majorBidi" w:hAnsiTheme="majorBidi" w:cstheme="majorBidi"/>
          <w:noProof/>
        </w:rPr>
        <w:t>[11]</w:t>
      </w:r>
      <w:r w:rsidR="00430229" w:rsidRPr="00EA6C1B">
        <w:rPr>
          <w:rFonts w:asciiTheme="majorBidi" w:hAnsiTheme="majorBidi" w:cstheme="majorBidi"/>
        </w:rPr>
        <w:fldChar w:fldCharType="end"/>
      </w:r>
      <w:r w:rsidR="00430229" w:rsidRPr="00EA6C1B">
        <w:rPr>
          <w:rFonts w:asciiTheme="majorBidi" w:hAnsiTheme="majorBidi" w:cstheme="majorBidi"/>
        </w:rPr>
        <w:t xml:space="preserve"> </w:t>
      </w:r>
      <w:r w:rsidR="00310B56" w:rsidRPr="00EA6C1B">
        <w:rPr>
          <w:rFonts w:asciiTheme="majorBidi" w:hAnsiTheme="majorBidi" w:cstheme="majorBidi"/>
        </w:rPr>
        <w:t>develop</w:t>
      </w:r>
      <w:r w:rsidR="00430229" w:rsidRPr="00EA6C1B">
        <w:rPr>
          <w:rFonts w:asciiTheme="majorBidi" w:hAnsiTheme="majorBidi" w:cstheme="majorBidi"/>
        </w:rPr>
        <w:t>ed</w:t>
      </w:r>
      <w:r w:rsidR="00310B56" w:rsidRPr="00EA6C1B">
        <w:rPr>
          <w:rFonts w:asciiTheme="majorBidi" w:hAnsiTheme="majorBidi" w:cstheme="majorBidi"/>
        </w:rPr>
        <w:t xml:space="preserve"> a diabetes prediction method </w:t>
      </w:r>
      <w:r w:rsidR="004604DF" w:rsidRPr="00EA6C1B">
        <w:rPr>
          <w:rFonts w:asciiTheme="majorBidi" w:hAnsiTheme="majorBidi" w:cstheme="majorBidi"/>
          <w:lang w:val="en-GB"/>
        </w:rPr>
        <w:t>where</w:t>
      </w:r>
      <w:r w:rsidR="00310B56" w:rsidRPr="00EA6C1B">
        <w:rPr>
          <w:rFonts w:asciiTheme="majorBidi" w:hAnsiTheme="majorBidi" w:cstheme="majorBidi"/>
        </w:rPr>
        <w:t xml:space="preserve"> </w:t>
      </w:r>
      <w:r w:rsidR="004604DF" w:rsidRPr="00EA6C1B">
        <w:rPr>
          <w:rFonts w:asciiTheme="majorBidi" w:hAnsiTheme="majorBidi" w:cstheme="majorBidi"/>
        </w:rPr>
        <w:t>f</w:t>
      </w:r>
      <w:r w:rsidR="00310B56" w:rsidRPr="00EA6C1B">
        <w:rPr>
          <w:rFonts w:asciiTheme="majorBidi" w:hAnsiTheme="majorBidi" w:cstheme="majorBidi"/>
        </w:rPr>
        <w:t>eature</w:t>
      </w:r>
      <w:r w:rsidR="005B17C1" w:rsidRPr="00EA6C1B">
        <w:rPr>
          <w:rFonts w:asciiTheme="majorBidi" w:hAnsiTheme="majorBidi" w:cstheme="majorBidi"/>
        </w:rPr>
        <w:t xml:space="preserve"> </w:t>
      </w:r>
      <w:r w:rsidR="00310B56" w:rsidRPr="00EA6C1B">
        <w:rPr>
          <w:rFonts w:asciiTheme="majorBidi" w:hAnsiTheme="majorBidi" w:cstheme="majorBidi"/>
        </w:rPr>
        <w:t>election</w:t>
      </w:r>
      <w:r w:rsidR="00430229" w:rsidRPr="00EA6C1B">
        <w:rPr>
          <w:rFonts w:asciiTheme="majorBidi" w:hAnsiTheme="majorBidi" w:cstheme="majorBidi"/>
        </w:rPr>
        <w:t xml:space="preserve"> was applied </w:t>
      </w:r>
      <w:r w:rsidR="002904CA" w:rsidRPr="002904CA">
        <w:rPr>
          <w:rFonts w:asciiTheme="majorBidi" w:hAnsiTheme="majorBidi" w:cstheme="majorBidi"/>
          <w:highlight w:val="yellow"/>
        </w:rPr>
        <w:t>to</w:t>
      </w:r>
      <w:r w:rsidR="00310B56" w:rsidRPr="00EA6C1B">
        <w:rPr>
          <w:rFonts w:asciiTheme="majorBidi" w:hAnsiTheme="majorBidi" w:cstheme="majorBidi"/>
        </w:rPr>
        <w:t xml:space="preserve"> two datasets: </w:t>
      </w:r>
      <w:r w:rsidR="00430229" w:rsidRPr="00EA6C1B">
        <w:rPr>
          <w:rFonts w:asciiTheme="majorBidi" w:hAnsiTheme="majorBidi" w:cstheme="majorBidi"/>
        </w:rPr>
        <w:t xml:space="preserve">the </w:t>
      </w:r>
      <w:r w:rsidR="008359AA" w:rsidRPr="00EA6C1B">
        <w:rPr>
          <w:rFonts w:asciiTheme="majorBidi" w:hAnsiTheme="majorBidi" w:cstheme="majorBidi"/>
        </w:rPr>
        <w:t>PID dataset</w:t>
      </w:r>
      <w:r w:rsidR="00310B56" w:rsidRPr="00EA6C1B">
        <w:rPr>
          <w:rFonts w:asciiTheme="majorBidi" w:hAnsiTheme="majorBidi" w:cstheme="majorBidi"/>
        </w:rPr>
        <w:t xml:space="preserve"> and </w:t>
      </w:r>
      <w:r w:rsidR="002904CA" w:rsidRPr="002904CA">
        <w:rPr>
          <w:rFonts w:asciiTheme="majorBidi" w:hAnsiTheme="majorBidi" w:cstheme="majorBidi"/>
          <w:highlight w:val="yellow"/>
        </w:rPr>
        <w:t>the</w:t>
      </w:r>
      <w:r w:rsidR="002904CA">
        <w:rPr>
          <w:rFonts w:asciiTheme="majorBidi" w:hAnsiTheme="majorBidi" w:cstheme="majorBidi"/>
        </w:rPr>
        <w:t xml:space="preserve"> </w:t>
      </w:r>
      <w:r w:rsidR="00310B56" w:rsidRPr="00EA6C1B">
        <w:rPr>
          <w:rFonts w:asciiTheme="majorBidi" w:hAnsiTheme="majorBidi" w:cstheme="majorBidi"/>
        </w:rPr>
        <w:t>Diabetes 130-US hospitals</w:t>
      </w:r>
      <w:r w:rsidR="008359AA" w:rsidRPr="00EA6C1B">
        <w:rPr>
          <w:rFonts w:asciiTheme="majorBidi" w:hAnsiTheme="majorBidi" w:cstheme="majorBidi"/>
        </w:rPr>
        <w:t xml:space="preserve"> dataset</w:t>
      </w:r>
      <w:r w:rsidR="00310B56" w:rsidRPr="00EA6C1B">
        <w:rPr>
          <w:rFonts w:asciiTheme="majorBidi" w:hAnsiTheme="majorBidi" w:cstheme="majorBidi"/>
        </w:rPr>
        <w:t xml:space="preserve">. </w:t>
      </w:r>
      <w:r w:rsidR="00310B56" w:rsidRPr="00EA6C1B">
        <w:rPr>
          <w:rFonts w:asciiTheme="majorBidi" w:hAnsiTheme="majorBidi" w:cstheme="majorBidi"/>
        </w:rPr>
        <w:lastRenderedPageBreak/>
        <w:t xml:space="preserve">After the </w:t>
      </w:r>
      <w:r w:rsidR="00B81E32" w:rsidRPr="00EA6C1B">
        <w:rPr>
          <w:rFonts w:asciiTheme="majorBidi" w:hAnsiTheme="majorBidi" w:cstheme="majorBidi"/>
        </w:rPr>
        <w:t xml:space="preserve">feature </w:t>
      </w:r>
      <w:r w:rsidR="00310B56" w:rsidRPr="00EA6C1B">
        <w:rPr>
          <w:rFonts w:asciiTheme="majorBidi" w:hAnsiTheme="majorBidi" w:cstheme="majorBidi"/>
        </w:rPr>
        <w:t xml:space="preserve">selection process, the authors used </w:t>
      </w:r>
      <w:r w:rsidR="00D63A91" w:rsidRPr="00EA6C1B">
        <w:rPr>
          <w:rFonts w:asciiTheme="majorBidi" w:hAnsiTheme="majorBidi" w:cstheme="majorBidi"/>
        </w:rPr>
        <w:t xml:space="preserve">the </w:t>
      </w:r>
      <w:r w:rsidR="00310B56" w:rsidRPr="00EA6C1B">
        <w:rPr>
          <w:rFonts w:asciiTheme="majorBidi" w:hAnsiTheme="majorBidi" w:cstheme="majorBidi"/>
        </w:rPr>
        <w:t>Support Vector Machine (SVM) </w:t>
      </w:r>
      <w:r w:rsidR="00B81E32" w:rsidRPr="00EA6C1B">
        <w:rPr>
          <w:rFonts w:asciiTheme="majorBidi" w:hAnsiTheme="majorBidi" w:cstheme="majorBidi"/>
        </w:rPr>
        <w:t>classification algorithm</w:t>
      </w:r>
      <w:r w:rsidR="00310B56" w:rsidRPr="00EA6C1B">
        <w:rPr>
          <w:rFonts w:asciiTheme="majorBidi" w:hAnsiTheme="majorBidi" w:cstheme="majorBidi"/>
        </w:rPr>
        <w:t>.</w:t>
      </w:r>
      <w:r w:rsidR="00310B56" w:rsidRPr="00EA6C1B">
        <w:rPr>
          <w:rFonts w:asciiTheme="majorBidi" w:hAnsiTheme="majorBidi" w:cstheme="majorBidi"/>
          <w:lang w:bidi="ar-JO"/>
        </w:rPr>
        <w:t xml:space="preserve"> </w:t>
      </w:r>
      <w:r w:rsidR="00B81E32" w:rsidRPr="00EA6C1B">
        <w:rPr>
          <w:rFonts w:asciiTheme="majorBidi" w:hAnsiTheme="majorBidi" w:cstheme="majorBidi"/>
          <w:lang w:bidi="ar-JO"/>
        </w:rPr>
        <w:t>S</w:t>
      </w:r>
      <w:r w:rsidR="00310B56" w:rsidRPr="00EA6C1B">
        <w:rPr>
          <w:rFonts w:asciiTheme="majorBidi" w:hAnsiTheme="majorBidi" w:cstheme="majorBidi"/>
          <w:lang w:bidi="ar-JO"/>
        </w:rPr>
        <w:t xml:space="preserve">tandard features were used to combine the datasets, and then feature selection using the ranker and wrapper algorithms were applied. 10-fold cross-validation was used. The results showed that the ranker algorithm had the best accuracy </w:t>
      </w:r>
      <w:r w:rsidR="005E79D6" w:rsidRPr="00EA6C1B">
        <w:rPr>
          <w:rFonts w:asciiTheme="majorBidi" w:hAnsiTheme="majorBidi" w:cstheme="majorBidi"/>
          <w:lang w:bidi="ar-JO"/>
        </w:rPr>
        <w:t xml:space="preserve">at </w:t>
      </w:r>
      <w:r w:rsidR="00310B56" w:rsidRPr="00EA6C1B">
        <w:rPr>
          <w:rFonts w:asciiTheme="majorBidi" w:hAnsiTheme="majorBidi" w:cstheme="majorBidi"/>
          <w:lang w:bidi="ar-JO"/>
        </w:rPr>
        <w:t>72.49%, whereas the wrapper algorithm had 71.11%</w:t>
      </w:r>
      <w:r w:rsidR="00B81E32" w:rsidRPr="00EA6C1B">
        <w:rPr>
          <w:rFonts w:asciiTheme="majorBidi" w:hAnsiTheme="majorBidi" w:cstheme="majorBidi"/>
          <w:lang w:bidi="ar-JO"/>
        </w:rPr>
        <w:t xml:space="preserve"> accuracy</w:t>
      </w:r>
      <w:r w:rsidR="00310B56" w:rsidRPr="00EA6C1B">
        <w:rPr>
          <w:rFonts w:asciiTheme="majorBidi" w:hAnsiTheme="majorBidi" w:cstheme="majorBidi"/>
          <w:lang w:bidi="ar-JO"/>
        </w:rPr>
        <w:t xml:space="preserve">. </w:t>
      </w:r>
      <w:r w:rsidR="008359AA" w:rsidRPr="00EA6C1B">
        <w:rPr>
          <w:rFonts w:asciiTheme="majorBidi" w:hAnsiTheme="majorBidi" w:cstheme="majorBidi"/>
          <w:lang w:bidi="ar-JO"/>
        </w:rPr>
        <w:t>I</w:t>
      </w:r>
      <w:r w:rsidR="00310B56" w:rsidRPr="00EA6C1B">
        <w:rPr>
          <w:rFonts w:asciiTheme="majorBidi" w:hAnsiTheme="majorBidi" w:cstheme="majorBidi"/>
          <w:lang w:bidi="ar-JO"/>
        </w:rPr>
        <w:t>n</w:t>
      </w:r>
      <w:r w:rsidR="006B772B" w:rsidRPr="00EA6C1B">
        <w:rPr>
          <w:rFonts w:asciiTheme="majorBidi" w:hAnsiTheme="majorBidi" w:cstheme="majorBidi"/>
          <w:lang w:bidi="ar-JO"/>
        </w:rPr>
        <w:t xml:space="preserve"> </w:t>
      </w:r>
      <w:r w:rsidR="006B772B"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{"citationItems":[{"id":"ITEM-1","itemData":{"DOI":"https://doi.org/10.1016/j.procs.2020.03.336","ISSN":"1877-0509","abstract":"Over 30 million people in India are suffering from diabetes and many others are under the risk. Thus, early diagnosis and treatment is required to prevent diabetes and its associated health problems. This study aims to assess the risk of diabetes among individuals based on their lifestyle and family background. The risk of Type 2 diabetes was predicted using different machine learning algorithms as these algorithms are highly accurate which is very much required in the health profession. Once the model will be trained with good accuracy, then individuals can self-assess the risk of diabetes. In order to conduct the experiment, 952 instances have been collected through an online and offline questionnaire including 18 questions related to health, lifestyle and family background. The same algorithms were also applied to the Pima Indian Diabetes database. The performance of Random Forest Classifier is found to be most accurate for both datasets.","author":[{"dropping-particle":"","family":"Tigga","given":"Neha Prerna","non-dropping-particle":"","parse-names":false,"suffix":""},{"dropping-particle":"","family":"Garg","given":"Shruti","non-dropping-particle":"","parse-names":false,"suffix":""}],"container-title":"Procedia Computer Science","id":"ITEM-1","issued":{"date-parts":[["2020"]]},"note":"International Conference on Computational Intelligence and Data Science","page":"706-716","title":"Prediction of Type 2 Diabetes using Machine Learning Classification Methods","type":"article-journal","volume":"167"},"uris":["http://www.mendeley.com/documents/?uuid=d109994e-60a6-46f2-9517-d66a939e5fd2"]}],"mendeley":{"formattedCitation":"[12]","plainTextFormattedCitation":"[12]","previouslyFormattedCitation":"[28]"},"properties":{"noteIndex":0},"schema":"https://github.com/citation-style-language/schema/raw/master/csl-citation.json"}</w:instrText>
      </w:r>
      <w:r w:rsidR="006B772B"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[12]</w:t>
      </w:r>
      <w:r w:rsidR="006B772B" w:rsidRPr="00EA6C1B">
        <w:rPr>
          <w:rFonts w:asciiTheme="majorBidi" w:hAnsiTheme="majorBidi" w:cstheme="majorBidi"/>
          <w:lang w:bidi="ar-JO"/>
        </w:rPr>
        <w:fldChar w:fldCharType="end"/>
      </w:r>
      <w:r w:rsidR="00310B56" w:rsidRPr="00EA6C1B">
        <w:rPr>
          <w:rFonts w:asciiTheme="majorBidi" w:hAnsiTheme="majorBidi" w:cstheme="majorBidi"/>
          <w:lang w:bidi="ar-JO"/>
        </w:rPr>
        <w:t xml:space="preserve"> </w:t>
      </w:r>
      <w:r w:rsidR="008359AA" w:rsidRPr="00EA6C1B">
        <w:rPr>
          <w:rFonts w:asciiTheme="majorBidi" w:hAnsiTheme="majorBidi" w:cstheme="majorBidi"/>
          <w:lang w:bidi="ar-JO"/>
        </w:rPr>
        <w:t>the authors</w:t>
      </w:r>
      <w:r w:rsidR="00310B56" w:rsidRPr="00EA6C1B">
        <w:rPr>
          <w:rFonts w:asciiTheme="majorBidi" w:hAnsiTheme="majorBidi" w:cstheme="majorBidi"/>
          <w:lang w:bidi="ar-JO"/>
        </w:rPr>
        <w:t xml:space="preserve"> predicted type 2 diabetes using several classification algorithms, namely, logistic, K-Nearest </w:t>
      </w:r>
      <w:r w:rsidR="00CD0AAC" w:rsidRPr="00EA6C1B">
        <w:rPr>
          <w:rFonts w:asciiTheme="majorBidi" w:hAnsiTheme="majorBidi" w:cstheme="majorBidi"/>
          <w:lang w:bidi="ar-JO"/>
        </w:rPr>
        <w:t>Neighbor</w:t>
      </w:r>
      <w:r w:rsidR="00310B56" w:rsidRPr="00EA6C1B">
        <w:rPr>
          <w:rFonts w:asciiTheme="majorBidi" w:hAnsiTheme="majorBidi" w:cstheme="majorBidi"/>
          <w:lang w:bidi="ar-JO"/>
        </w:rPr>
        <w:t xml:space="preserve"> (KNN), SVM, </w:t>
      </w:r>
      <w:r w:rsidR="00B81E32" w:rsidRPr="00EA6C1B">
        <w:rPr>
          <w:rFonts w:asciiTheme="majorBidi" w:hAnsiTheme="majorBidi" w:cstheme="majorBidi"/>
          <w:lang w:bidi="ar-JO"/>
        </w:rPr>
        <w:t>NB</w:t>
      </w:r>
      <w:r w:rsidR="00310B56" w:rsidRPr="00EA6C1B">
        <w:rPr>
          <w:rFonts w:asciiTheme="majorBidi" w:hAnsiTheme="majorBidi" w:cstheme="majorBidi"/>
          <w:lang w:bidi="ar-JO"/>
        </w:rPr>
        <w:t>, DT, and Random Forest</w:t>
      </w:r>
      <w:r w:rsidR="00B81E32" w:rsidRPr="00EA6C1B">
        <w:rPr>
          <w:rFonts w:asciiTheme="majorBidi" w:hAnsiTheme="majorBidi" w:cstheme="majorBidi"/>
          <w:lang w:bidi="ar-JO"/>
        </w:rPr>
        <w:t xml:space="preserve"> (RF)</w:t>
      </w:r>
      <w:r w:rsidR="00310B56" w:rsidRPr="00EA6C1B">
        <w:rPr>
          <w:rFonts w:asciiTheme="majorBidi" w:hAnsiTheme="majorBidi" w:cstheme="majorBidi"/>
          <w:lang w:bidi="ar-JO"/>
        </w:rPr>
        <w:t xml:space="preserve">. The results showed that </w:t>
      </w:r>
      <w:r w:rsidR="00D63A91" w:rsidRPr="00EA6C1B">
        <w:rPr>
          <w:rFonts w:asciiTheme="majorBidi" w:hAnsiTheme="majorBidi" w:cstheme="majorBidi"/>
          <w:lang w:bidi="ar-JO"/>
        </w:rPr>
        <w:t xml:space="preserve">the </w:t>
      </w:r>
      <w:r w:rsidR="008359AA" w:rsidRPr="00EA6C1B">
        <w:rPr>
          <w:rFonts w:asciiTheme="majorBidi" w:hAnsiTheme="majorBidi" w:cstheme="majorBidi"/>
          <w:lang w:bidi="ar-JO"/>
        </w:rPr>
        <w:t xml:space="preserve">RF algorithm had the highest </w:t>
      </w:r>
      <w:r w:rsidR="00310B56" w:rsidRPr="00EA6C1B">
        <w:rPr>
          <w:rFonts w:asciiTheme="majorBidi" w:hAnsiTheme="majorBidi" w:cstheme="majorBidi"/>
          <w:lang w:bidi="ar-JO"/>
        </w:rPr>
        <w:t xml:space="preserve">accuracy </w:t>
      </w:r>
      <w:r w:rsidR="008359AA" w:rsidRPr="00EA6C1B">
        <w:rPr>
          <w:rFonts w:asciiTheme="majorBidi" w:hAnsiTheme="majorBidi" w:cstheme="majorBidi"/>
          <w:lang w:bidi="ar-JO"/>
        </w:rPr>
        <w:t>at</w:t>
      </w:r>
      <w:r w:rsidR="00310B56" w:rsidRPr="00EA6C1B">
        <w:rPr>
          <w:rFonts w:asciiTheme="majorBidi" w:hAnsiTheme="majorBidi" w:cstheme="majorBidi"/>
          <w:lang w:bidi="ar-JO"/>
        </w:rPr>
        <w:t xml:space="preserve"> 77</w:t>
      </w:r>
      <w:r w:rsidRPr="00EA6C1B">
        <w:rPr>
          <w:rFonts w:asciiTheme="majorBidi" w:hAnsiTheme="majorBidi" w:cstheme="majorBidi"/>
          <w:lang w:bidi="ar-JO"/>
        </w:rPr>
        <w:t>.</w:t>
      </w:r>
      <w:r w:rsidR="00310B56" w:rsidRPr="00EA6C1B">
        <w:rPr>
          <w:rFonts w:asciiTheme="majorBidi" w:hAnsiTheme="majorBidi" w:cstheme="majorBidi"/>
          <w:lang w:bidi="ar-JO"/>
        </w:rPr>
        <w:t>4%</w:t>
      </w:r>
      <w:r w:rsidR="008359AA" w:rsidRPr="00EA6C1B">
        <w:rPr>
          <w:rFonts w:asciiTheme="majorBidi" w:hAnsiTheme="majorBidi" w:cstheme="majorBidi"/>
          <w:lang w:bidi="ar-JO"/>
        </w:rPr>
        <w:t xml:space="preserve">. </w:t>
      </w:r>
      <w:r w:rsidR="002904CA" w:rsidRPr="002904CA">
        <w:rPr>
          <w:rFonts w:asciiTheme="majorBidi" w:hAnsiTheme="majorBidi" w:cstheme="majorBidi"/>
          <w:highlight w:val="yellow"/>
          <w:lang w:bidi="ar-JO"/>
        </w:rPr>
        <w:t>T</w:t>
      </w:r>
      <w:r w:rsidR="00714417" w:rsidRPr="002904CA">
        <w:rPr>
          <w:rFonts w:asciiTheme="majorBidi" w:hAnsiTheme="majorBidi" w:cstheme="majorBidi"/>
          <w:highlight w:val="yellow"/>
          <w:lang w:bidi="ar-JO"/>
        </w:rPr>
        <w:t>o</w:t>
      </w:r>
      <w:r w:rsidR="00714417" w:rsidRPr="00EA6C1B">
        <w:rPr>
          <w:rFonts w:asciiTheme="majorBidi" w:hAnsiTheme="majorBidi" w:cstheme="majorBidi"/>
          <w:lang w:bidi="ar-JO"/>
        </w:rPr>
        <w:t xml:space="preserve"> diagnose </w:t>
      </w:r>
      <w:r w:rsidR="00714417" w:rsidRPr="002904CA">
        <w:rPr>
          <w:rFonts w:asciiTheme="majorBidi" w:hAnsiTheme="majorBidi" w:cstheme="majorBidi"/>
          <w:highlight w:val="yellow"/>
          <w:lang w:bidi="ar-JO"/>
        </w:rPr>
        <w:t>Parkinson</w:t>
      </w:r>
      <w:r w:rsidR="002904CA" w:rsidRPr="002904CA">
        <w:rPr>
          <w:rFonts w:asciiTheme="majorBidi" w:hAnsiTheme="majorBidi" w:cstheme="majorBidi"/>
          <w:highlight w:val="yellow"/>
          <w:lang w:bidi="ar-JO"/>
        </w:rPr>
        <w:t>'s</w:t>
      </w:r>
      <w:r w:rsidR="00714417" w:rsidRPr="002904CA">
        <w:rPr>
          <w:rFonts w:asciiTheme="majorBidi" w:hAnsiTheme="majorBidi" w:cstheme="majorBidi"/>
          <w:highlight w:val="yellow"/>
          <w:lang w:bidi="ar-JO"/>
        </w:rPr>
        <w:t>,</w:t>
      </w:r>
      <w:r w:rsidR="00714417" w:rsidRPr="00EA6C1B">
        <w:rPr>
          <w:rFonts w:asciiTheme="majorBidi" w:hAnsiTheme="majorBidi" w:cstheme="majorBidi"/>
          <w:lang w:bidi="ar-JO"/>
        </w:rPr>
        <w:t xml:space="preserve"> the CFA was applied </w:t>
      </w:r>
      <w:r w:rsidR="00310B56" w:rsidRPr="00EA6C1B">
        <w:rPr>
          <w:rFonts w:asciiTheme="majorBidi" w:hAnsiTheme="majorBidi" w:cstheme="majorBidi"/>
        </w:rPr>
        <w:t xml:space="preserve">in </w:t>
      </w:r>
      <w:r w:rsidR="00310B56"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{"citationItems":[{"id":"ITEM-1","itemData":{"DOI":"https://doi.org/10.1016/j.cogsys.2018.06.006","ISSN":"1389-0417","abstract":"This paper presents an optimized cuttlefish algorithm for feature selection based on the traditional cuttlefish algorithm, which can be used for diagnosis of Parkinson’s disease at its early stage. Parkinson is a central nervous system disorder, caused due to the loss of brain cells. Parkinson's disease is incurable and could eventually lead to death but medications can help to control symptoms and elongate the patient's life to some extent. The proposed model uses the traditional cuttlefish algorithm as a search strategy to ascertain the optimal subset of features. The decision tree and k-nearest neighbor classifier as a judgment on the selected features. The Parkinson speech with multiple types of sound recordings and Parkinson Handwriting sample’s datasets are used to evaluate the proposed model. The proposed algorithm can be used in predicting the Parkinson’s disease with an accuracy of approximately 94% and help individual to have proper treatment at early stage. The experimental result reveals that the proposed bio-inspired algorithm finds an optimal subset of features, maximizing the accuracy, minimizing number of features selected and is more stable.","author":[{"dropping-particle":"","family":"Gupta","given":"Deepak","non-dropping-particle":"","parse-names":false,"suffix":""},{"dropping-particle":"","family":"Julka","given":"Arnav","non-dropping-particle":"","parse-names":false,"suffix":""},{"dropping-particle":"","family":"Jain","given":"Sanchit","non-dropping-particle":"","parse-names":false,"suffix":""},{"dropping-particle":"","family":"Aggarwal","given":"Tushar","non-dropping-particle":"","parse-names":false,"suffix":""},{"dropping-particle":"","family":"Khanna","given":"Ashish","non-dropping-particle":"","parse-names":false,"suffix":""},{"dropping-particle":"","family":"Arunkumar","given":"N","non-dropping-particle":"","parse-names":false,"suffix":""},{"dropping-particle":"","family":"Albuquerque","given":"Victor Hugo C","non-dropping-particle":"de","parse-names":false,"suffix":""}],"container-title":"Cognitive Systems Research","id":"ITEM-1","issued":{"date-parts":[["2018"]]},"page":"36-48","title":"Optimized cuttlefish algorithm for diagnosis of Parkinson’s disease","type":"article-journal","volume":"52"},"uris":["http://www.mendeley.com/documents/?uuid=1ac3f7af-b298-4bbb-be09-397b6ab17056"]}],"mendeley":{"formattedCitation":"[13]","plainTextFormattedCitation":"[13]","previouslyFormattedCitation":"[12]"},"properties":{"noteIndex":0},"schema":"https://github.com/citation-style-language/schema/raw/master/csl-citation.json"}</w:instrText>
      </w:r>
      <w:r w:rsidR="00310B56" w:rsidRPr="00EA6C1B">
        <w:rPr>
          <w:rFonts w:asciiTheme="majorBidi" w:hAnsiTheme="majorBidi" w:cstheme="majorBidi"/>
        </w:rPr>
        <w:fldChar w:fldCharType="separate"/>
      </w:r>
      <w:r w:rsidR="002463D6" w:rsidRPr="00EA6C1B">
        <w:rPr>
          <w:rFonts w:asciiTheme="majorBidi" w:hAnsiTheme="majorBidi" w:cstheme="majorBidi"/>
          <w:noProof/>
        </w:rPr>
        <w:t>[13]</w:t>
      </w:r>
      <w:r w:rsidR="00310B56" w:rsidRPr="00EA6C1B">
        <w:rPr>
          <w:rFonts w:asciiTheme="majorBidi" w:hAnsiTheme="majorBidi" w:cstheme="majorBidi"/>
        </w:rPr>
        <w:fldChar w:fldCharType="end"/>
      </w:r>
      <w:r w:rsidR="00714417" w:rsidRPr="00EA6C1B">
        <w:rPr>
          <w:rFonts w:asciiTheme="majorBidi" w:hAnsiTheme="majorBidi" w:cstheme="majorBidi"/>
        </w:rPr>
        <w:t xml:space="preserve"> as a way </w:t>
      </w:r>
      <w:r w:rsidR="002904CA" w:rsidRPr="002904CA">
        <w:rPr>
          <w:rFonts w:asciiTheme="majorBidi" w:hAnsiTheme="majorBidi" w:cstheme="majorBidi"/>
          <w:highlight w:val="yellow"/>
        </w:rPr>
        <w:t>of</w:t>
      </w:r>
      <w:r w:rsidR="00714417" w:rsidRPr="00EA6C1B">
        <w:rPr>
          <w:rFonts w:asciiTheme="majorBidi" w:hAnsiTheme="majorBidi" w:cstheme="majorBidi"/>
        </w:rPr>
        <w:t xml:space="preserve"> detecting this illness at an early stage. This approach had </w:t>
      </w:r>
      <w:r w:rsidR="002904CA" w:rsidRPr="002904CA">
        <w:rPr>
          <w:rFonts w:asciiTheme="majorBidi" w:hAnsiTheme="majorBidi" w:cstheme="majorBidi"/>
          <w:highlight w:val="yellow"/>
        </w:rPr>
        <w:t>a</w:t>
      </w:r>
      <w:r w:rsidR="002904CA">
        <w:rPr>
          <w:rFonts w:asciiTheme="majorBidi" w:hAnsiTheme="majorBidi" w:cstheme="majorBidi"/>
        </w:rPr>
        <w:t xml:space="preserve"> </w:t>
      </w:r>
      <w:r w:rsidR="00714417" w:rsidRPr="00EA6C1B">
        <w:rPr>
          <w:rFonts w:asciiTheme="majorBidi" w:hAnsiTheme="majorBidi" w:cstheme="majorBidi"/>
        </w:rPr>
        <w:t xml:space="preserve">94% accuracy rate with </w:t>
      </w:r>
      <w:r w:rsidR="00310B56" w:rsidRPr="00EA6C1B">
        <w:rPr>
          <w:rFonts w:asciiTheme="majorBidi" w:hAnsiTheme="majorBidi" w:cstheme="majorBidi"/>
          <w:lang w:bidi="ar-JO"/>
        </w:rPr>
        <w:t>KNN</w:t>
      </w:r>
      <w:r w:rsidR="00B81E32" w:rsidRPr="00EA6C1B">
        <w:rPr>
          <w:rFonts w:asciiTheme="majorBidi" w:hAnsiTheme="majorBidi" w:cstheme="majorBidi"/>
          <w:lang w:bidi="ar-JO"/>
        </w:rPr>
        <w:t xml:space="preserve"> </w:t>
      </w:r>
      <w:r w:rsidR="00714417" w:rsidRPr="00EA6C1B">
        <w:rPr>
          <w:rFonts w:asciiTheme="majorBidi" w:hAnsiTheme="majorBidi" w:cstheme="majorBidi"/>
          <w:lang w:bidi="ar-JO"/>
        </w:rPr>
        <w:t xml:space="preserve">for </w:t>
      </w:r>
      <w:r w:rsidR="00B81E32" w:rsidRPr="00EA6C1B">
        <w:rPr>
          <w:rFonts w:asciiTheme="majorBidi" w:hAnsiTheme="majorBidi" w:cstheme="majorBidi"/>
          <w:lang w:bidi="ar-JO"/>
        </w:rPr>
        <w:t>classi</w:t>
      </w:r>
      <w:r w:rsidR="00714417" w:rsidRPr="00EA6C1B">
        <w:rPr>
          <w:rFonts w:asciiTheme="majorBidi" w:hAnsiTheme="majorBidi" w:cstheme="majorBidi"/>
          <w:lang w:bidi="ar-JO"/>
        </w:rPr>
        <w:t>fication</w:t>
      </w:r>
      <w:r w:rsidR="00310B56" w:rsidRPr="00EA6C1B">
        <w:rPr>
          <w:rFonts w:asciiTheme="majorBidi" w:hAnsiTheme="majorBidi" w:cstheme="majorBidi"/>
          <w:lang w:bidi="ar-JO"/>
        </w:rPr>
        <w:t xml:space="preserve">. </w:t>
      </w:r>
      <w:r w:rsidR="00347F1A" w:rsidRPr="00EA6C1B">
        <w:rPr>
          <w:rFonts w:asciiTheme="majorBidi" w:hAnsiTheme="majorBidi" w:cstheme="majorBidi"/>
          <w:lang w:val="en-GB" w:bidi="ar-JO"/>
        </w:rPr>
        <w:t xml:space="preserve">The </w:t>
      </w:r>
      <w:r w:rsidR="00E644C4" w:rsidRPr="00EA6C1B">
        <w:rPr>
          <w:rFonts w:asciiTheme="majorBidi" w:hAnsiTheme="majorBidi" w:cstheme="majorBidi"/>
          <w:lang w:val="en-GB" w:bidi="ar-JO"/>
        </w:rPr>
        <w:t>work</w:t>
      </w:r>
      <w:r w:rsidR="00347F1A" w:rsidRPr="00EA6C1B">
        <w:rPr>
          <w:rFonts w:asciiTheme="majorBidi" w:hAnsiTheme="majorBidi" w:cstheme="majorBidi"/>
          <w:lang w:val="en-GB" w:bidi="ar-JO"/>
        </w:rPr>
        <w:t xml:space="preserve"> </w:t>
      </w:r>
      <w:r w:rsidR="00E644C4" w:rsidRPr="00EA6C1B">
        <w:rPr>
          <w:rFonts w:asciiTheme="majorBidi" w:hAnsiTheme="majorBidi" w:cstheme="majorBidi"/>
          <w:lang w:val="en-GB" w:bidi="ar-JO"/>
        </w:rPr>
        <w:t>in</w:t>
      </w:r>
      <w:r w:rsidR="00347F1A" w:rsidRPr="00EA6C1B">
        <w:rPr>
          <w:rFonts w:asciiTheme="majorBidi" w:hAnsiTheme="majorBidi" w:cstheme="majorBidi"/>
          <w:lang w:val="en-GB" w:bidi="ar-JO"/>
        </w:rPr>
        <w:t xml:space="preserve"> </w:t>
      </w:r>
      <w:r w:rsidR="00347F1A"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{"citationItems":[{"id":"ITEM-1","itemData":{"DOI":"10.1007/s00521-020-05483-5","ISSN":"1433-3058","abstract":"In this work, an enhanced moth flame optimization (MFO) algorithm is proposed as a search strategy within a wrapper feature selection (FS) framework. It aims mainly to improve the classification tasks in medical applications. FS is an NP-hard problem because the run time of its procedure grows exponentially. The persistent necessity for a powerful FS system and the promising results of swarming behavior in various optimization scenarios motivated our attempts to develop a new FS approach. This paper uses a recently developed methodology inspired by the moth movement style in searching for a near-optimal feature subset for reliable disease diagnosis. The proposed modification strategy is based on two stages of enhancement. In the first stage, eight binary variants are produced using eight transfer functions. In the second stage, the Levy flight operator is integrated into the structure of MFO in combination with transfer functions. The main target is to increase the diversity of the algorithm and support the exploration of the search space. Twenty-three medical data sets downloaded from UCI, Keel, Kaggle data repositories are used to validate the proposed approaches. It has been demonstrated that the proposed approach significantly outperforms other well-known wrapper approaches across 83% of data sets. Furthermore, the proposed approach outperforms other methods in the literature across 75% of the data sets. The comparisons with filter-based approach reveal superior performance across 70% of the data sets. This work also conducts an extensive investigation of the parameters and studies the effects of different settings on the performance of the FS process. The empirical results and various comparisons reveal a remarkable effect of the Levy flight operator and transfer functions on the performance of MFO. This can be achieved through improving the diversity, achieving a greater exploration/exploitation trade-off, and enhancing the convergence trends of the optimizer.","author":[{"dropping-particle":"","family":"Abu Khurmaa","given":"Ruba","non-dropping-particle":"","parse-names":false,"suffix":""},{"dropping-particle":"","family":"Aljarah","given":"Ibrahim","non-dropping-particle":"","parse-names":false,"suffix":""},{"dropping-particle":"","family":"Sharieh","given":"Ahmad","non-dropping-particle":"","parse-names":false,"suffix":""}],"container-title":"Neural Computing and Applications","id":"ITEM-1","issued":{"date-parts":[["2020"]]},"title":"An intelligent feature selection approach based on moth flame optimization for medical diagnosis","type":"article-journal"},"uris":["http://www.mendeley.com/documents/?uuid=f2b2d127-87b4-4db0-b7e3-c88b0192748f"]}],"mendeley":{"formattedCitation":"[14]","plainTextFormattedCitation":"[14]","previouslyFormattedCitation":"[1]"},"properties":{"noteIndex":0},"schema":"https://github.com/citation-style-language/schema/raw/master/csl-citation.json"}</w:instrText>
      </w:r>
      <w:r w:rsidR="00347F1A" w:rsidRPr="00EA6C1B">
        <w:rPr>
          <w:rFonts w:asciiTheme="majorBidi" w:hAnsiTheme="majorBidi" w:cstheme="majorBidi"/>
        </w:rPr>
        <w:fldChar w:fldCharType="separate"/>
      </w:r>
      <w:r w:rsidR="002463D6" w:rsidRPr="00EA6C1B">
        <w:rPr>
          <w:rFonts w:asciiTheme="majorBidi" w:hAnsiTheme="majorBidi" w:cstheme="majorBidi"/>
          <w:noProof/>
        </w:rPr>
        <w:t>[14]</w:t>
      </w:r>
      <w:r w:rsidR="00347F1A" w:rsidRPr="00EA6C1B">
        <w:rPr>
          <w:rFonts w:asciiTheme="majorBidi" w:hAnsiTheme="majorBidi" w:cstheme="majorBidi"/>
        </w:rPr>
        <w:fldChar w:fldCharType="end"/>
      </w:r>
      <w:r w:rsidR="00347F1A" w:rsidRPr="00EA6C1B">
        <w:rPr>
          <w:rFonts w:asciiTheme="majorBidi" w:hAnsiTheme="majorBidi" w:cstheme="majorBidi"/>
        </w:rPr>
        <w:t xml:space="preserve"> </w:t>
      </w:r>
      <w:r w:rsidR="00E644C4" w:rsidRPr="00EA6C1B">
        <w:rPr>
          <w:rFonts w:asciiTheme="majorBidi" w:hAnsiTheme="majorBidi" w:cstheme="majorBidi"/>
        </w:rPr>
        <w:t xml:space="preserve">proposed an enhanced moth flame optimization (MFO) </w:t>
      </w:r>
      <w:r w:rsidR="00347F1A" w:rsidRPr="00EA6C1B">
        <w:rPr>
          <w:rFonts w:asciiTheme="majorBidi" w:hAnsiTheme="majorBidi" w:cstheme="majorBidi"/>
        </w:rPr>
        <w:t>feature selection</w:t>
      </w:r>
      <w:r w:rsidR="00E644C4" w:rsidRPr="00EA6C1B">
        <w:rPr>
          <w:rFonts w:asciiTheme="majorBidi" w:hAnsiTheme="majorBidi" w:cstheme="majorBidi"/>
        </w:rPr>
        <w:t xml:space="preserve"> algorithm. </w:t>
      </w:r>
      <w:r w:rsidR="00165848" w:rsidRPr="00EA6C1B">
        <w:rPr>
          <w:rFonts w:asciiTheme="majorBidi" w:hAnsiTheme="majorBidi" w:cstheme="majorBidi"/>
        </w:rPr>
        <w:t xml:space="preserve">The approach was applied </w:t>
      </w:r>
      <w:r w:rsidR="002904CA" w:rsidRPr="002904CA">
        <w:rPr>
          <w:rFonts w:asciiTheme="majorBidi" w:hAnsiTheme="majorBidi" w:cstheme="majorBidi"/>
          <w:highlight w:val="yellow"/>
        </w:rPr>
        <w:t>to</w:t>
      </w:r>
      <w:r w:rsidR="008A405B" w:rsidRPr="00EA6C1B">
        <w:rPr>
          <w:rFonts w:asciiTheme="majorBidi" w:hAnsiTheme="majorBidi" w:cstheme="majorBidi"/>
        </w:rPr>
        <w:t xml:space="preserve"> </w:t>
      </w:r>
      <w:r w:rsidR="00E644C4" w:rsidRPr="00EA6C1B">
        <w:rPr>
          <w:rFonts w:asciiTheme="majorBidi" w:hAnsiTheme="majorBidi" w:cstheme="majorBidi"/>
        </w:rPr>
        <w:t xml:space="preserve">23 </w:t>
      </w:r>
      <w:r w:rsidR="008A405B" w:rsidRPr="00EA6C1B">
        <w:rPr>
          <w:rFonts w:asciiTheme="majorBidi" w:hAnsiTheme="majorBidi" w:cstheme="majorBidi"/>
        </w:rPr>
        <w:t>medical datasets</w:t>
      </w:r>
      <w:r w:rsidR="00E644C4" w:rsidRPr="00EA6C1B">
        <w:rPr>
          <w:rFonts w:asciiTheme="majorBidi" w:hAnsiTheme="majorBidi" w:cstheme="majorBidi"/>
        </w:rPr>
        <w:t xml:space="preserve"> that were taken</w:t>
      </w:r>
      <w:r w:rsidR="008A405B" w:rsidRPr="00EA6C1B">
        <w:rPr>
          <w:rFonts w:asciiTheme="majorBidi" w:hAnsiTheme="majorBidi" w:cstheme="majorBidi"/>
        </w:rPr>
        <w:t xml:space="preserve"> from UCI and Kaggle</w:t>
      </w:r>
      <w:r w:rsidR="00165848" w:rsidRPr="00EA6C1B">
        <w:rPr>
          <w:rFonts w:asciiTheme="majorBidi" w:hAnsiTheme="majorBidi" w:cstheme="majorBidi"/>
        </w:rPr>
        <w:t xml:space="preserve"> </w:t>
      </w:r>
      <w:r w:rsidR="000A2917" w:rsidRPr="00EA6C1B">
        <w:rPr>
          <w:rFonts w:asciiTheme="majorBidi" w:hAnsiTheme="majorBidi" w:cstheme="majorBidi"/>
        </w:rPr>
        <w:t xml:space="preserve">repositories </w:t>
      </w:r>
      <w:r w:rsidR="00165848" w:rsidRPr="00EA6C1B">
        <w:rPr>
          <w:rFonts w:asciiTheme="majorBidi" w:hAnsiTheme="majorBidi" w:cstheme="majorBidi"/>
        </w:rPr>
        <w:t xml:space="preserve">and the results showed </w:t>
      </w:r>
      <w:r w:rsidR="00E644C4" w:rsidRPr="00EA6C1B">
        <w:rPr>
          <w:rFonts w:asciiTheme="majorBidi" w:hAnsiTheme="majorBidi" w:cstheme="majorBidi"/>
        </w:rPr>
        <w:t xml:space="preserve">that the proposed approach </w:t>
      </w:r>
      <w:r w:rsidR="008A405B" w:rsidRPr="00EA6C1B">
        <w:rPr>
          <w:rFonts w:asciiTheme="majorBidi" w:hAnsiTheme="majorBidi" w:cstheme="majorBidi"/>
        </w:rPr>
        <w:t>outperforms other metho</w:t>
      </w:r>
      <w:r w:rsidR="00E644C4" w:rsidRPr="00EA6C1B">
        <w:rPr>
          <w:rFonts w:asciiTheme="majorBidi" w:hAnsiTheme="majorBidi" w:cstheme="majorBidi"/>
        </w:rPr>
        <w:t>ds in most of the selected datasets.</w:t>
      </w:r>
      <w:r w:rsidR="00DB2F54" w:rsidRPr="00EA6C1B">
        <w:rPr>
          <w:rFonts w:asciiTheme="majorBidi" w:hAnsiTheme="majorBidi" w:cstheme="majorBidi"/>
        </w:rPr>
        <w:t xml:space="preserve"> </w:t>
      </w:r>
      <w:r w:rsidR="00B81E32" w:rsidRPr="00EA6C1B">
        <w:rPr>
          <w:rFonts w:asciiTheme="majorBidi" w:hAnsiTheme="majorBidi" w:cstheme="majorBidi"/>
          <w:lang w:bidi="ar-JO"/>
        </w:rPr>
        <w:t>I</w:t>
      </w:r>
      <w:r w:rsidR="00310B56" w:rsidRPr="00EA6C1B">
        <w:rPr>
          <w:rFonts w:asciiTheme="majorBidi" w:hAnsiTheme="majorBidi" w:cstheme="majorBidi"/>
          <w:lang w:bidi="ar-JO"/>
        </w:rPr>
        <w:t xml:space="preserve">n </w:t>
      </w:r>
      <w:r w:rsidR="00310B56"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{"citationItems":[{"id":"ITEM-1","itemData":{"DOI":"10.1007/s00521-018-3937-8","ISSN":"1433-3058","abstract":"Feature selection plays a key role in reducing the dimensionality of a feature vector by discarding redundant and irrelevant ones. In this paper, a Genetic Algorithm-based hierarchical feature selection (HFS) model has been designed to optimize the local and global features extracted from each of the handwritten word images under consideration. In this context, two recently developed feature descriptors based on shape and texture of the word images have been taken into account. Experimentation is conducted on an in-house dataset of 12,000 handwritten word samples written in Bangla script. This database comprises names of 80 popular cities of West Bengal, a state of India. Proposed model not only reduces the feature dimension by nearly 28%, but also enhances the performance of the handwritten word recognition (HWR) technique by 1.28% over the recognition performance obtained with unreduced feature set. Moreover, the proposed HFS-based HWR system performs better in comparison with some recently developed methods on the present dataset.","author":[{"dropping-particle":"","family":"Malakar","given":"Samir","non-dropping-particle":"","parse-names":false,"suffix":""},{"dropping-particle":"","family":"Ghosh","given":"Manosij","non-dropping-particle":"","parse-names":false,"suffix":""},{"dropping-particle":"","family":"Bhowmik","given":"Showmik","non-dropping-particle":"","parse-names":false,"suffix":""},{"dropping-particle":"","family":"Sarkar","given":"Ram","non-dropping-particle":"","parse-names":false,"suffix":""},{"dropping-particle":"","family":"Nasipuri","given":"Mita","non-dropping-particle":"","parse-names":false,"suffix":""}],"container-title":"Neural Computing and Applications","id":"ITEM-1","issue":"7","issued":{"date-parts":[["2020"]]},"page":"2533-2552","title":"A GA based hierarchical feature selection approach for handwritten word recognition","type":"article-journal","volume":"32"},"uris":["http://www.mendeley.com/documents/?uuid=9b002204-7719-4c95-93d4-85bde978831c"]}],"mendeley":{"formattedCitation":"[15]","plainTextFormattedCitation":"[15]","previouslyFormattedCitation":"[24]"},"properties":{"noteIndex":0},"schema":"https://github.com/citation-style-language/schema/raw/master/csl-citation.json"}</w:instrText>
      </w:r>
      <w:r w:rsidR="00310B56"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[15]</w:t>
      </w:r>
      <w:r w:rsidR="00310B56" w:rsidRPr="00EA6C1B">
        <w:rPr>
          <w:rFonts w:asciiTheme="majorBidi" w:hAnsiTheme="majorBidi" w:cstheme="majorBidi"/>
          <w:lang w:bidi="ar-JO"/>
        </w:rPr>
        <w:fldChar w:fldCharType="end"/>
      </w:r>
      <w:r w:rsidR="00A2216A" w:rsidRPr="00EA6C1B">
        <w:rPr>
          <w:rFonts w:asciiTheme="majorBidi" w:hAnsiTheme="majorBidi" w:cstheme="majorBidi"/>
          <w:lang w:bidi="ar-JO"/>
        </w:rPr>
        <w:t xml:space="preserve"> </w:t>
      </w:r>
      <w:r w:rsidR="00B81E32" w:rsidRPr="00EA6C1B">
        <w:rPr>
          <w:rFonts w:asciiTheme="majorBidi" w:hAnsiTheme="majorBidi" w:cstheme="majorBidi"/>
          <w:lang w:bidi="ar-JO"/>
        </w:rPr>
        <w:t>the authors</w:t>
      </w:r>
      <w:r w:rsidR="00310B56" w:rsidRPr="00EA6C1B">
        <w:rPr>
          <w:rFonts w:asciiTheme="majorBidi" w:hAnsiTheme="majorBidi" w:cstheme="majorBidi"/>
          <w:rtl/>
          <w:lang w:bidi="ar-JO"/>
        </w:rPr>
        <w:t xml:space="preserve"> </w:t>
      </w:r>
      <w:r w:rsidR="00B81E32" w:rsidRPr="00EA6C1B">
        <w:rPr>
          <w:rFonts w:asciiTheme="majorBidi" w:hAnsiTheme="majorBidi" w:cstheme="majorBidi"/>
          <w:lang w:bidi="ar-JO"/>
        </w:rPr>
        <w:t xml:space="preserve">used </w:t>
      </w:r>
      <w:r w:rsidR="00B81E32" w:rsidRPr="00EA6C1B">
        <w:rPr>
          <w:rFonts w:asciiTheme="majorBidi" w:hAnsiTheme="majorBidi" w:cstheme="majorBidi"/>
        </w:rPr>
        <w:t>GA</w:t>
      </w:r>
      <w:r w:rsidR="00222D1E" w:rsidRPr="00EA6C1B">
        <w:rPr>
          <w:rFonts w:asciiTheme="majorBidi" w:hAnsiTheme="majorBidi" w:cstheme="majorBidi"/>
        </w:rPr>
        <w:t xml:space="preserve"> </w:t>
      </w:r>
      <w:r w:rsidR="002904CA" w:rsidRPr="002904CA">
        <w:rPr>
          <w:rFonts w:asciiTheme="majorBidi" w:hAnsiTheme="majorBidi" w:cstheme="majorBidi"/>
          <w:highlight w:val="yellow"/>
        </w:rPr>
        <w:t>which</w:t>
      </w:r>
      <w:r w:rsidR="00517B8E" w:rsidRPr="00EA6C1B">
        <w:rPr>
          <w:rFonts w:asciiTheme="majorBidi" w:hAnsiTheme="majorBidi" w:cstheme="majorBidi"/>
        </w:rPr>
        <w:t xml:space="preserve"> is </w:t>
      </w:r>
      <w:r w:rsidR="00222D1E" w:rsidRPr="00EA6C1B">
        <w:rPr>
          <w:rFonts w:asciiTheme="majorBidi" w:hAnsiTheme="majorBidi" w:cstheme="majorBidi"/>
        </w:rPr>
        <w:t xml:space="preserve">based on </w:t>
      </w:r>
      <w:r w:rsidR="005B17C1" w:rsidRPr="00EA6C1B">
        <w:rPr>
          <w:rFonts w:asciiTheme="majorBidi" w:hAnsiTheme="majorBidi" w:cstheme="majorBidi"/>
        </w:rPr>
        <w:t>hierarchical feature selection</w:t>
      </w:r>
      <w:r w:rsidR="00310B56" w:rsidRPr="00EA6C1B">
        <w:rPr>
          <w:rFonts w:asciiTheme="majorBidi" w:hAnsiTheme="majorBidi" w:cstheme="majorBidi"/>
        </w:rPr>
        <w:t xml:space="preserve"> </w:t>
      </w:r>
      <w:r w:rsidR="00DB2F54" w:rsidRPr="00EA6C1B">
        <w:rPr>
          <w:rFonts w:asciiTheme="majorBidi" w:hAnsiTheme="majorBidi" w:cstheme="majorBidi"/>
        </w:rPr>
        <w:t>to</w:t>
      </w:r>
      <w:r w:rsidR="00310B56" w:rsidRPr="00EA6C1B">
        <w:rPr>
          <w:rFonts w:asciiTheme="majorBidi" w:hAnsiTheme="majorBidi" w:cstheme="majorBidi"/>
        </w:rPr>
        <w:t xml:space="preserve"> optimiz</w:t>
      </w:r>
      <w:r w:rsidR="00DB2F54" w:rsidRPr="00EA6C1B">
        <w:rPr>
          <w:rFonts w:asciiTheme="majorBidi" w:hAnsiTheme="majorBidi" w:cstheme="majorBidi"/>
        </w:rPr>
        <w:t xml:space="preserve">e handwritten word images </w:t>
      </w:r>
      <w:r w:rsidR="00310B56" w:rsidRPr="00EA6C1B">
        <w:rPr>
          <w:rFonts w:asciiTheme="majorBidi" w:hAnsiTheme="majorBidi" w:cstheme="majorBidi"/>
        </w:rPr>
        <w:t>features.</w:t>
      </w:r>
      <w:r w:rsidR="00222D1E" w:rsidRPr="00EA6C1B">
        <w:rPr>
          <w:rFonts w:asciiTheme="majorBidi" w:hAnsiTheme="majorBidi" w:cstheme="majorBidi"/>
        </w:rPr>
        <w:t xml:space="preserve"> The proposed method was applied</w:t>
      </w:r>
      <w:r w:rsidR="00310B56" w:rsidRPr="00EA6C1B">
        <w:rPr>
          <w:rFonts w:asciiTheme="majorBidi" w:hAnsiTheme="majorBidi" w:cstheme="majorBidi"/>
        </w:rPr>
        <w:t xml:space="preserve"> </w:t>
      </w:r>
      <w:r w:rsidR="002904CA" w:rsidRPr="002904CA">
        <w:rPr>
          <w:rFonts w:asciiTheme="majorBidi" w:hAnsiTheme="majorBidi" w:cstheme="majorBidi"/>
          <w:highlight w:val="yellow"/>
        </w:rPr>
        <w:t>to</w:t>
      </w:r>
      <w:r w:rsidR="00222D1E" w:rsidRPr="00EA6C1B">
        <w:rPr>
          <w:rFonts w:asciiTheme="majorBidi" w:hAnsiTheme="majorBidi" w:cstheme="majorBidi"/>
        </w:rPr>
        <w:t xml:space="preserve"> </w:t>
      </w:r>
      <w:r w:rsidR="00310B56" w:rsidRPr="00EA6C1B">
        <w:rPr>
          <w:rFonts w:asciiTheme="majorBidi" w:hAnsiTheme="majorBidi" w:cstheme="majorBidi"/>
        </w:rPr>
        <w:t>12</w:t>
      </w:r>
      <w:r w:rsidR="00DB2F54" w:rsidRPr="00EA6C1B">
        <w:rPr>
          <w:rFonts w:asciiTheme="majorBidi" w:hAnsiTheme="majorBidi" w:cstheme="majorBidi"/>
        </w:rPr>
        <w:t xml:space="preserve">K </w:t>
      </w:r>
      <w:r w:rsidR="00310B56" w:rsidRPr="00EA6C1B">
        <w:rPr>
          <w:rFonts w:asciiTheme="majorBidi" w:hAnsiTheme="majorBidi" w:cstheme="majorBidi"/>
        </w:rPr>
        <w:t>word</w:t>
      </w:r>
      <w:r w:rsidR="00DB2F54" w:rsidRPr="00EA6C1B">
        <w:rPr>
          <w:rFonts w:asciiTheme="majorBidi" w:hAnsiTheme="majorBidi" w:cstheme="majorBidi"/>
        </w:rPr>
        <w:t>s</w:t>
      </w:r>
      <w:r w:rsidR="00222D1E" w:rsidRPr="00EA6C1B">
        <w:rPr>
          <w:rFonts w:asciiTheme="majorBidi" w:hAnsiTheme="majorBidi" w:cstheme="majorBidi"/>
        </w:rPr>
        <w:t xml:space="preserve"> and results showed that word recognition </w:t>
      </w:r>
      <w:r w:rsidR="002904CA" w:rsidRPr="002904CA">
        <w:rPr>
          <w:rFonts w:asciiTheme="majorBidi" w:hAnsiTheme="majorBidi" w:cstheme="majorBidi"/>
          <w:highlight w:val="yellow"/>
        </w:rPr>
        <w:t>was</w:t>
      </w:r>
      <w:r w:rsidR="002904CA">
        <w:rPr>
          <w:rFonts w:asciiTheme="majorBidi" w:hAnsiTheme="majorBidi" w:cstheme="majorBidi"/>
        </w:rPr>
        <w:t xml:space="preserve"> </w:t>
      </w:r>
      <w:r w:rsidR="00222D1E" w:rsidRPr="00EA6C1B">
        <w:rPr>
          <w:rFonts w:asciiTheme="majorBidi" w:hAnsiTheme="majorBidi" w:cstheme="majorBidi"/>
        </w:rPr>
        <w:t xml:space="preserve">enhanced </w:t>
      </w:r>
      <w:r w:rsidR="00310B56" w:rsidRPr="00EA6C1B">
        <w:rPr>
          <w:rFonts w:asciiTheme="majorBidi" w:hAnsiTheme="majorBidi" w:cstheme="majorBidi"/>
        </w:rPr>
        <w:t>by 1.28%</w:t>
      </w:r>
      <w:r w:rsidR="00222D1E" w:rsidRPr="00EA6C1B">
        <w:rPr>
          <w:rFonts w:asciiTheme="majorBidi" w:hAnsiTheme="majorBidi" w:cstheme="majorBidi"/>
        </w:rPr>
        <w:t xml:space="preserve"> compared to </w:t>
      </w:r>
      <w:r w:rsidR="005B17C1" w:rsidRPr="00EA6C1B">
        <w:rPr>
          <w:rFonts w:asciiTheme="majorBidi" w:hAnsiTheme="majorBidi" w:cstheme="majorBidi"/>
        </w:rPr>
        <w:t xml:space="preserve">recognition obtained with </w:t>
      </w:r>
      <w:r w:rsidR="002904CA" w:rsidRPr="002904CA">
        <w:rPr>
          <w:rFonts w:asciiTheme="majorBidi" w:hAnsiTheme="majorBidi" w:cstheme="majorBidi"/>
          <w:highlight w:val="yellow"/>
        </w:rPr>
        <w:t>the</w:t>
      </w:r>
      <w:r w:rsidR="002904CA">
        <w:rPr>
          <w:rFonts w:asciiTheme="majorBidi" w:hAnsiTheme="majorBidi" w:cstheme="majorBidi"/>
        </w:rPr>
        <w:t xml:space="preserve"> </w:t>
      </w:r>
      <w:r w:rsidR="005B17C1" w:rsidRPr="00EA6C1B">
        <w:rPr>
          <w:rFonts w:asciiTheme="majorBidi" w:hAnsiTheme="majorBidi" w:cstheme="majorBidi"/>
        </w:rPr>
        <w:t>unreduced feature set</w:t>
      </w:r>
      <w:r w:rsidR="00310B56" w:rsidRPr="00EA6C1B">
        <w:rPr>
          <w:rFonts w:asciiTheme="majorBidi" w:hAnsiTheme="majorBidi" w:cstheme="majorBidi"/>
        </w:rPr>
        <w:t xml:space="preserve">. </w:t>
      </w:r>
      <w:r w:rsidR="00D02BA1" w:rsidRPr="00EA6C1B">
        <w:rPr>
          <w:rFonts w:asciiTheme="majorBidi" w:hAnsiTheme="majorBidi" w:cstheme="majorBidi"/>
        </w:rPr>
        <w:t>An approach for encoding gene data based on u</w:t>
      </w:r>
      <w:r w:rsidR="00310B56" w:rsidRPr="00EA6C1B">
        <w:rPr>
          <w:rFonts w:asciiTheme="majorBidi" w:hAnsiTheme="majorBidi" w:cstheme="majorBidi"/>
        </w:rPr>
        <w:t>nsupervised deep learning</w:t>
      </w:r>
      <w:r w:rsidR="00D02BA1" w:rsidRPr="00EA6C1B">
        <w:rPr>
          <w:rFonts w:asciiTheme="majorBidi" w:hAnsiTheme="majorBidi" w:cstheme="majorBidi"/>
        </w:rPr>
        <w:t xml:space="preserve"> </w:t>
      </w:r>
      <w:r w:rsidR="002A1248" w:rsidRPr="00EA6C1B">
        <w:rPr>
          <w:rFonts w:asciiTheme="majorBidi" w:hAnsiTheme="majorBidi" w:cstheme="majorBidi"/>
        </w:rPr>
        <w:t xml:space="preserve">clustering with GA </w:t>
      </w:r>
      <w:r w:rsidR="00D02BA1" w:rsidRPr="00EA6C1B">
        <w:rPr>
          <w:rFonts w:asciiTheme="majorBidi" w:hAnsiTheme="majorBidi" w:cstheme="majorBidi"/>
        </w:rPr>
        <w:t>has been</w:t>
      </w:r>
      <w:r w:rsidR="00310B56" w:rsidRPr="00EA6C1B">
        <w:rPr>
          <w:rFonts w:asciiTheme="majorBidi" w:hAnsiTheme="majorBidi" w:cstheme="majorBidi"/>
        </w:rPr>
        <w:t xml:space="preserve"> p</w:t>
      </w:r>
      <w:r w:rsidR="00D02BA1" w:rsidRPr="00EA6C1B">
        <w:rPr>
          <w:rFonts w:asciiTheme="majorBidi" w:hAnsiTheme="majorBidi" w:cstheme="majorBidi"/>
        </w:rPr>
        <w:t>roposed</w:t>
      </w:r>
      <w:r w:rsidR="00310B56" w:rsidRPr="00EA6C1B">
        <w:rPr>
          <w:rFonts w:asciiTheme="majorBidi" w:hAnsiTheme="majorBidi" w:cstheme="majorBidi"/>
        </w:rPr>
        <w:t xml:space="preserve"> in </w:t>
      </w:r>
      <w:r w:rsidR="00310B56"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{"citationItems":[{"id":"ITEM-1","itemData":{"DOI":"10.1007/s00521-020-05101-4","ISSN":"1433-3058","abstract":"Cancer is a severe condition of uncontrolled cell division that results in a tumor formation that spreads to other tissues of the body. Therefore, the development of new medication and treatment methods for this is in demand. Classification of microarray data plays a vital role in handling such situations. The relevant gene selection is an important step for the classification of microarray data. This work presents gene encoder, an unsupervised two-stage feature selection technique for the cancer samples’ classification. The first stage aggregates three filter methods, namely principal component analysis, correlation, and spectral-based feature selection techniques. Next, the genetic algorithm is used, which evaluates the chromosome utilizing the autoencoder-based clustering. The resultant feature subset is used for the classification task. Three classifiers, namely support vector machine, k-nearest neighbors, and random forest, are used in this work to avoid the dependency on any one classifier. Six benchmark gene expression datasets are used for the performance evaluation, and a comparison is made with four state-of-the-art related algorithms. Three sets of experiments are carried out to evaluate the proposed method. These experiments are for the evaluation of the selected features based on sample-based clustering, adjusting optimal parameters, and for selecting better performing classifier. The comparison is based on accuracy, recall, false positive rate, precision, F-measure, and entropy. The obtained results suggest better performance of the current proposal.","author":[{"dropping-particle":"","family":"Uzma","given":"","non-dropping-particle":"","parse-names":false,"suffix":""},{"dropping-particle":"","family":"Al-Obeidat","given":"Feras","non-dropping-particle":"","parse-names":false,"suffix":""},{"dropping-particle":"","family":"Tubaishat","given":"Abdallah","non-dropping-particle":"","parse-names":false,"suffix":""},{"dropping-particle":"","family":"Shah","given":"Babar","non-dropping-particle":"","parse-names":false,"suffix":""},{"dropping-particle":"","family":"Halim","given":"Zahid","non-dropping-particle":"","parse-names":false,"suffix":""}],"container-title":"Neural Computing and Applications","id":"ITEM-1","issued":{"date-parts":[["2020"]]},"title":"Gene encoder: a feature selection technique through unsupervised deep learning-based clustering for large gene expression data","type":"article-journal"},"uris":["http://www.mendeley.com/documents/?uuid=391a18c2-3fab-49da-9161-6f849d2889d3"]}],"mendeley":{"formattedCitation":"[16]","plainTextFormattedCitation":"[16]","previouslyFormattedCitation":"[29]"},"properties":{"noteIndex":0},"schema":"https://github.com/citation-style-language/schema/raw/master/csl-citation.json"}</w:instrText>
      </w:r>
      <w:r w:rsidR="00310B56" w:rsidRPr="00EA6C1B">
        <w:rPr>
          <w:rFonts w:asciiTheme="majorBidi" w:hAnsiTheme="majorBidi" w:cstheme="majorBidi"/>
        </w:rPr>
        <w:fldChar w:fldCharType="separate"/>
      </w:r>
      <w:r w:rsidR="002463D6" w:rsidRPr="00EA6C1B">
        <w:rPr>
          <w:rFonts w:asciiTheme="majorBidi" w:hAnsiTheme="majorBidi" w:cstheme="majorBidi"/>
          <w:noProof/>
        </w:rPr>
        <w:t>[16]</w:t>
      </w:r>
      <w:r w:rsidR="00310B56" w:rsidRPr="00EA6C1B">
        <w:rPr>
          <w:rFonts w:asciiTheme="majorBidi" w:hAnsiTheme="majorBidi" w:cstheme="majorBidi"/>
        </w:rPr>
        <w:fldChar w:fldCharType="end"/>
      </w:r>
      <w:r w:rsidR="00310B56" w:rsidRPr="00EA6C1B">
        <w:rPr>
          <w:rFonts w:asciiTheme="majorBidi" w:hAnsiTheme="majorBidi" w:cstheme="majorBidi"/>
          <w:lang w:bidi="ar-JO"/>
        </w:rPr>
        <w:t xml:space="preserve">. </w:t>
      </w:r>
      <w:r w:rsidR="002A1248" w:rsidRPr="00EA6C1B">
        <w:rPr>
          <w:rFonts w:asciiTheme="majorBidi" w:hAnsiTheme="majorBidi" w:cstheme="majorBidi"/>
          <w:lang w:bidi="ar-JO"/>
        </w:rPr>
        <w:t xml:space="preserve">Three classifiers were used namely, </w:t>
      </w:r>
      <w:r w:rsidR="00310B56" w:rsidRPr="00EA6C1B">
        <w:rPr>
          <w:rFonts w:asciiTheme="majorBidi" w:hAnsiTheme="majorBidi" w:cstheme="majorBidi"/>
          <w:lang w:bidi="ar-JO"/>
        </w:rPr>
        <w:t xml:space="preserve">SVM, </w:t>
      </w:r>
      <w:r w:rsidR="00A2216A" w:rsidRPr="00EA6C1B">
        <w:rPr>
          <w:rFonts w:asciiTheme="majorBidi" w:hAnsiTheme="majorBidi" w:cstheme="majorBidi"/>
          <w:lang w:bidi="ar-JO"/>
        </w:rPr>
        <w:t>K</w:t>
      </w:r>
      <w:r w:rsidR="00310B56" w:rsidRPr="00EA6C1B">
        <w:rPr>
          <w:rFonts w:asciiTheme="majorBidi" w:hAnsiTheme="majorBidi" w:cstheme="majorBidi"/>
          <w:lang w:bidi="ar-JO"/>
        </w:rPr>
        <w:t>NN, and RF</w:t>
      </w:r>
      <w:r w:rsidR="002A1248" w:rsidRPr="00EA6C1B">
        <w:rPr>
          <w:rFonts w:asciiTheme="majorBidi" w:hAnsiTheme="majorBidi" w:cstheme="majorBidi"/>
          <w:lang w:bidi="ar-JO"/>
        </w:rPr>
        <w:t xml:space="preserve">. The proposed approach was applied </w:t>
      </w:r>
      <w:r w:rsidR="002904CA" w:rsidRPr="002904CA">
        <w:rPr>
          <w:rFonts w:asciiTheme="majorBidi" w:hAnsiTheme="majorBidi" w:cstheme="majorBidi"/>
          <w:highlight w:val="yellow"/>
          <w:lang w:bidi="ar-JO"/>
        </w:rPr>
        <w:t>to</w:t>
      </w:r>
      <w:r w:rsidR="002A1248" w:rsidRPr="00EA6C1B">
        <w:rPr>
          <w:rFonts w:asciiTheme="majorBidi" w:hAnsiTheme="majorBidi" w:cstheme="majorBidi"/>
          <w:lang w:bidi="ar-JO"/>
        </w:rPr>
        <w:t xml:space="preserve"> six cancer datasets.</w:t>
      </w:r>
      <w:r w:rsidR="00310B56" w:rsidRPr="00EA6C1B">
        <w:rPr>
          <w:rFonts w:asciiTheme="majorBidi" w:hAnsiTheme="majorBidi" w:cstheme="majorBidi"/>
          <w:lang w:bidi="ar-JO"/>
        </w:rPr>
        <w:t xml:space="preserve"> Accuracy</w:t>
      </w:r>
      <w:r w:rsidR="00E51C1E" w:rsidRPr="00EA6C1B">
        <w:rPr>
          <w:rFonts w:asciiTheme="majorBidi" w:hAnsiTheme="majorBidi" w:cstheme="majorBidi"/>
          <w:lang w:bidi="ar-JO"/>
        </w:rPr>
        <w:t xml:space="preserve"> results ranged between (</w:t>
      </w:r>
      <w:r w:rsidR="00310B56" w:rsidRPr="00EA6C1B">
        <w:rPr>
          <w:rFonts w:asciiTheme="majorBidi" w:hAnsiTheme="majorBidi" w:cstheme="majorBidi"/>
          <w:lang w:bidi="ar-JO"/>
        </w:rPr>
        <w:t xml:space="preserve">0.66 </w:t>
      </w:r>
      <w:r w:rsidR="00E51C1E" w:rsidRPr="00EA6C1B">
        <w:rPr>
          <w:rFonts w:asciiTheme="majorBidi" w:hAnsiTheme="majorBidi" w:cstheme="majorBidi"/>
          <w:lang w:bidi="ar-JO"/>
        </w:rPr>
        <w:t xml:space="preserve">for the RF and </w:t>
      </w:r>
      <w:r w:rsidR="00310B56" w:rsidRPr="00EA6C1B">
        <w:rPr>
          <w:rFonts w:asciiTheme="majorBidi" w:hAnsiTheme="majorBidi" w:cstheme="majorBidi"/>
          <w:lang w:bidi="ar-JO"/>
        </w:rPr>
        <w:t xml:space="preserve">0.99 </w:t>
      </w:r>
      <w:r w:rsidR="00E51C1E" w:rsidRPr="00EA6C1B">
        <w:rPr>
          <w:rFonts w:asciiTheme="majorBidi" w:hAnsiTheme="majorBidi" w:cstheme="majorBidi"/>
          <w:lang w:bidi="ar-JO"/>
        </w:rPr>
        <w:t>for the</w:t>
      </w:r>
      <w:r w:rsidR="00310B56" w:rsidRPr="00EA6C1B">
        <w:rPr>
          <w:rFonts w:asciiTheme="majorBidi" w:hAnsiTheme="majorBidi" w:cstheme="majorBidi"/>
          <w:lang w:bidi="ar-JO"/>
        </w:rPr>
        <w:t xml:space="preserve"> SVM</w:t>
      </w:r>
      <w:r w:rsidR="00E51C1E" w:rsidRPr="00EA6C1B">
        <w:rPr>
          <w:rFonts w:asciiTheme="majorBidi" w:hAnsiTheme="majorBidi" w:cstheme="majorBidi"/>
          <w:lang w:bidi="ar-JO"/>
        </w:rPr>
        <w:t>)</w:t>
      </w:r>
      <w:r w:rsidR="00310B56" w:rsidRPr="00EA6C1B">
        <w:rPr>
          <w:rFonts w:asciiTheme="majorBidi" w:hAnsiTheme="majorBidi" w:cstheme="majorBidi"/>
        </w:rPr>
        <w:t xml:space="preserve">. </w:t>
      </w:r>
      <w:r w:rsidR="002D6180" w:rsidRPr="00EA6C1B">
        <w:rPr>
          <w:rFonts w:asciiTheme="majorBidi" w:hAnsiTheme="majorBidi" w:cstheme="majorBidi"/>
        </w:rPr>
        <w:t xml:space="preserve">A hybrid deep learning model that is based on Laplacian Score-Convolutional Neural Network was proposed in </w:t>
      </w:r>
      <w:r w:rsidR="002D6180"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{"citationItems":[{"id":"ITEM-1","itemData":{"DOI":"10.1007/s00521-020-05367-8","ISSN":"1433-3058","abstract":"Cancer is the major leading reason of death around the world. However, the early identification and prediction of a cancer type is very critical for patient’s health. Recently, microarray gene expression data was utilized for efficient and early diagnosis of cancer. Previous work shows that microarray data has two major issues which are high dimensionality and small sample size. Several researchers have analyzed and evaluated the cancer classification problem using different statistical and machine learning-based approaches but there are still some issues with these approaches that make cancer classification a nontrivial task. Such as, the inability of certain machine learning algorithms to use unstructured data has limited their utility in the cancer classification process. Convolutional neural networks are proven to very suitable to analyze variety of unstructured data. This ability allowed the deep learning algorithms to play a vibrant part in early detection of cancer through data classification. In this research, a hybrid deep learning model based on Laplacian Score-Convolutional Neural Network (LS-CNN) is employed for the classification of given cancer’s data. The performance of the proposed system was evaluated on 10 different benchmark datasets using various performance measurement metrics such as accuracy and confusion matrix. The experimental results conclude that proposed LS-CNN model outperformed compared to traditional machine learning and recently used deep learning approaches.","author":[{"dropping-particle":"","family":"Shah","given":"Shamveel Hussain","non-dropping-particle":"","parse-names":false,"suffix":""},{"dropping-particle":"","family":"Iqbal","given":"Muhammad Javed","non-dropping-particle":"","parse-names":false,"suffix":""},{"dropping-particle":"","family":"Ahmad","given":"Iftikhar","non-dropping-particle":"","parse-names":false,"suffix":""},{"dropping-particle":"","family":"Khan","given":"Suleman","non-dropping-particle":"","parse-names":false,"suffix":""},{"dropping-particle":"","family":"Rodrigues","given":"Joel J P C","non-dropping-particle":"","parse-names":false,"suffix":""}],"container-title":"Neural Computing and Applications","id":"ITEM-1","issued":{"date-parts":[["2020"]]},"title":"Optimized gene selection and classification of cancer from microarray gene expression data using deep learning","type":"article-journal"},"uris":["http://www.mendeley.com/documents/?uuid=48d40caa-b2fa-4642-8b84-312d321b9d8a"]}],"mendeley":{"formattedCitation":"[17]","plainTextFormattedCitation":"[17]","previouslyFormattedCitation":"[27]"},"properties":{"noteIndex":0},"schema":"https://github.com/citation-style-language/schema/raw/master/csl-citation.json"}</w:instrText>
      </w:r>
      <w:r w:rsidR="002D6180" w:rsidRPr="00EA6C1B">
        <w:rPr>
          <w:rFonts w:asciiTheme="majorBidi" w:hAnsiTheme="majorBidi" w:cstheme="majorBidi"/>
        </w:rPr>
        <w:fldChar w:fldCharType="separate"/>
      </w:r>
      <w:r w:rsidR="002463D6" w:rsidRPr="00EA6C1B">
        <w:rPr>
          <w:rFonts w:asciiTheme="majorBidi" w:hAnsiTheme="majorBidi" w:cstheme="majorBidi"/>
          <w:noProof/>
        </w:rPr>
        <w:t>[17]</w:t>
      </w:r>
      <w:r w:rsidR="002D6180" w:rsidRPr="00EA6C1B">
        <w:rPr>
          <w:rFonts w:asciiTheme="majorBidi" w:hAnsiTheme="majorBidi" w:cstheme="majorBidi"/>
        </w:rPr>
        <w:fldChar w:fldCharType="end"/>
      </w:r>
      <w:r w:rsidR="002D6180" w:rsidRPr="00EA6C1B">
        <w:rPr>
          <w:rFonts w:asciiTheme="majorBidi" w:hAnsiTheme="majorBidi" w:cstheme="majorBidi"/>
        </w:rPr>
        <w:t xml:space="preserve"> for </w:t>
      </w:r>
      <w:r w:rsidR="00310B56" w:rsidRPr="00EA6C1B">
        <w:rPr>
          <w:rFonts w:asciiTheme="majorBidi" w:hAnsiTheme="majorBidi" w:cstheme="majorBidi"/>
        </w:rPr>
        <w:t xml:space="preserve">gene selection and classification of given cancer data. </w:t>
      </w:r>
      <w:r w:rsidR="00852AC2" w:rsidRPr="00EA6C1B">
        <w:rPr>
          <w:rFonts w:asciiTheme="majorBidi" w:hAnsiTheme="majorBidi" w:cstheme="majorBidi"/>
        </w:rPr>
        <w:t>Ten</w:t>
      </w:r>
      <w:r w:rsidR="00310B56" w:rsidRPr="00EA6C1B">
        <w:rPr>
          <w:rFonts w:asciiTheme="majorBidi" w:hAnsiTheme="majorBidi" w:cstheme="majorBidi"/>
        </w:rPr>
        <w:t xml:space="preserve"> datasets</w:t>
      </w:r>
      <w:r w:rsidR="00852AC2" w:rsidRPr="00EA6C1B">
        <w:rPr>
          <w:rFonts w:asciiTheme="majorBidi" w:hAnsiTheme="majorBidi" w:cstheme="majorBidi"/>
        </w:rPr>
        <w:t xml:space="preserve"> were used to test the performance of the proposed model</w:t>
      </w:r>
      <w:r w:rsidR="00310B56" w:rsidRPr="00EA6C1B">
        <w:rPr>
          <w:rFonts w:asciiTheme="majorBidi" w:hAnsiTheme="majorBidi" w:cstheme="majorBidi"/>
        </w:rPr>
        <w:t xml:space="preserve">. The results </w:t>
      </w:r>
      <w:r w:rsidR="00852AC2" w:rsidRPr="00EA6C1B">
        <w:rPr>
          <w:rFonts w:asciiTheme="majorBidi" w:hAnsiTheme="majorBidi" w:cstheme="majorBidi"/>
        </w:rPr>
        <w:t xml:space="preserve">showed that the </w:t>
      </w:r>
      <w:r w:rsidR="00310B56" w:rsidRPr="00EA6C1B">
        <w:rPr>
          <w:rFonts w:asciiTheme="majorBidi" w:hAnsiTheme="majorBidi" w:cstheme="majorBidi"/>
        </w:rPr>
        <w:t xml:space="preserve">proposed model outperformed </w:t>
      </w:r>
      <w:r w:rsidR="00852AC2" w:rsidRPr="00EA6C1B">
        <w:rPr>
          <w:rFonts w:asciiTheme="majorBidi" w:hAnsiTheme="majorBidi" w:cstheme="majorBidi"/>
        </w:rPr>
        <w:t>other</w:t>
      </w:r>
      <w:r w:rsidR="00310B56" w:rsidRPr="00EA6C1B">
        <w:rPr>
          <w:rFonts w:asciiTheme="majorBidi" w:hAnsiTheme="majorBidi" w:cstheme="majorBidi"/>
        </w:rPr>
        <w:t xml:space="preserve"> algorithms</w:t>
      </w:r>
      <w:r w:rsidR="00E16995" w:rsidRPr="00EA6C1B">
        <w:rPr>
          <w:rFonts w:asciiTheme="majorBidi" w:hAnsiTheme="majorBidi" w:cstheme="majorBidi"/>
        </w:rPr>
        <w:t>.</w:t>
      </w:r>
      <w:r w:rsidR="00310B56" w:rsidRPr="00EA6C1B" w:rsidDel="007907D9">
        <w:rPr>
          <w:rFonts w:asciiTheme="majorBidi" w:hAnsiTheme="majorBidi" w:cstheme="majorBidi"/>
        </w:rPr>
        <w:t xml:space="preserve"> </w:t>
      </w:r>
      <w:r w:rsidR="00C17F10" w:rsidRPr="00EA6C1B">
        <w:rPr>
          <w:rFonts w:asciiTheme="majorBidi" w:hAnsiTheme="majorBidi" w:cstheme="majorBidi"/>
        </w:rPr>
        <w:t xml:space="preserve">An approach for </w:t>
      </w:r>
      <w:r w:rsidR="004C5465" w:rsidRPr="00EA6C1B">
        <w:rPr>
          <w:rFonts w:asciiTheme="majorBidi" w:hAnsiTheme="majorBidi" w:cstheme="majorBidi"/>
        </w:rPr>
        <w:t xml:space="preserve">classifying and </w:t>
      </w:r>
      <w:r w:rsidR="00C17F10" w:rsidRPr="00EA6C1B">
        <w:rPr>
          <w:rFonts w:asciiTheme="majorBidi" w:hAnsiTheme="majorBidi" w:cstheme="majorBidi"/>
        </w:rPr>
        <w:t xml:space="preserve">detecting </w:t>
      </w:r>
      <w:r w:rsidR="00C17F10" w:rsidRPr="00EA6C1B">
        <w:rPr>
          <w:rFonts w:asciiTheme="majorBidi" w:hAnsiTheme="majorBidi" w:cstheme="majorBidi"/>
          <w:lang w:bidi="ar-JO"/>
        </w:rPr>
        <w:t xml:space="preserve">Diabetes Mellitus has been proposed in </w:t>
      </w:r>
      <w:r w:rsidR="00310B56"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{"citationItems":[{"id":"ITEM-1","itemData":{"DOI":"https://doi.org/10.1016/j.procs.2019.08.140","ISSN":"1877-0509","abstract":"The number of patients that were infected by Diabetes Mellitus (DM) has reached 415 million patients in 2015 and by 2040 this number is expected to increase to approximately 642 million patients. Large amount of medical data of DM patients is available and it provides significant advantage for researchers to fight against DM. The main objective of this research is to leverage F-Score Feature Selection and Fuzzy Support Vector Machine in classifying and detecting DM. Feature selection is used to identify the valuable features in dataset. SVM is then used to train the dataset to generate the fuzzy rules and Fuzzy inference process is finally used to classify the output. The aforementioned methodology is applied to the Pima Indian Diabetes (PID) dataset. The results show a promising accuracy of 89.02% in predicting patients with DM. Additionally, the approach taken provides an optimized count of Fuzzy rules while still maintaining sufficient accuracy.","author":[{"dropping-particle":"","family":"Lukmanto","given":"Rian Budi","non-dropping-particle":"","parse-names":false,"suffix":""},{"dropping-particle":"","family":"Suharjito","given":"","non-dropping-particle":"","parse-names":false,"suffix":""},{"dropping-particle":"","family":"Nugroho","given":"Ariadi","non-dropping-particle":"","parse-names":false,"suffix":""},{"dropping-particle":"","family":"Akbar","given":"Habibullah","non-dropping-particle":"","parse-names":false,"suffix":""}],"container-title":"Procedia Computer Science","id":"ITEM-1","issued":{"date-parts":[["2019"]]},"note":"The 4th International Conference on Computer Science and Computational Intelligence (ICCSCI 2019) : Enabling Collaboration to Escalate Impact of Research Results for Society","page":"46-54","title":"Early Detection of Diabetes Mellitus using Feature Selection and Fuzzy Support Vector Machine","type":"article-journal","volume":"157"},"uris":["http://www.mendeley.com/documents/?uuid=5dbcce5c-4b84-4222-bcbe-33fd6bd6f39f"]}],"mendeley":{"formattedCitation":"[18]","plainTextFormattedCitation":"[18]","previouslyFormattedCitation":"[19]"},"properties":{"noteIndex":0},"schema":"https://github.com/citation-style-language/schema/raw/master/csl-citation.json"}</w:instrText>
      </w:r>
      <w:r w:rsidR="00310B56"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[18]</w:t>
      </w:r>
      <w:r w:rsidR="00310B56" w:rsidRPr="00EA6C1B">
        <w:rPr>
          <w:rFonts w:asciiTheme="majorBidi" w:hAnsiTheme="majorBidi" w:cstheme="majorBidi"/>
          <w:lang w:bidi="ar-JO"/>
        </w:rPr>
        <w:fldChar w:fldCharType="end"/>
      </w:r>
      <w:r w:rsidR="00C17F10" w:rsidRPr="00EA6C1B">
        <w:rPr>
          <w:rFonts w:asciiTheme="majorBidi" w:hAnsiTheme="majorBidi" w:cstheme="majorBidi"/>
          <w:lang w:bidi="ar-JO"/>
        </w:rPr>
        <w:t>.</w:t>
      </w:r>
      <w:r w:rsidR="004C5465" w:rsidRPr="00EA6C1B">
        <w:rPr>
          <w:rFonts w:asciiTheme="majorBidi" w:hAnsiTheme="majorBidi" w:cstheme="majorBidi"/>
          <w:lang w:bidi="ar-JO"/>
        </w:rPr>
        <w:t xml:space="preserve"> The </w:t>
      </w:r>
      <w:r w:rsidR="00517B8E" w:rsidRPr="00EA6C1B">
        <w:rPr>
          <w:rFonts w:asciiTheme="majorBidi" w:hAnsiTheme="majorBidi" w:cstheme="majorBidi"/>
          <w:lang w:bidi="ar-JO"/>
        </w:rPr>
        <w:t xml:space="preserve">authors </w:t>
      </w:r>
      <w:r w:rsidR="003506B9" w:rsidRPr="00EA6C1B">
        <w:rPr>
          <w:rFonts w:asciiTheme="majorBidi" w:hAnsiTheme="majorBidi" w:cstheme="majorBidi"/>
          <w:lang w:bidi="ar-JO"/>
        </w:rPr>
        <w:t>used</w:t>
      </w:r>
      <w:r w:rsidR="00310B56" w:rsidRPr="00EA6C1B">
        <w:rPr>
          <w:rFonts w:asciiTheme="majorBidi" w:hAnsiTheme="majorBidi" w:cstheme="majorBidi"/>
          <w:lang w:bidi="ar-JO"/>
        </w:rPr>
        <w:t xml:space="preserve"> F-Score feature selection to identify the valuable features in the dataset. </w:t>
      </w:r>
      <w:r w:rsidR="003506B9" w:rsidRPr="00EA6C1B">
        <w:rPr>
          <w:rFonts w:asciiTheme="majorBidi" w:hAnsiTheme="majorBidi" w:cstheme="majorBidi"/>
          <w:lang w:bidi="ar-JO"/>
        </w:rPr>
        <w:t xml:space="preserve">Fuzzy SVM </w:t>
      </w:r>
      <w:r w:rsidR="00310B56" w:rsidRPr="00EA6C1B">
        <w:rPr>
          <w:rFonts w:asciiTheme="majorBidi" w:hAnsiTheme="majorBidi" w:cstheme="majorBidi"/>
          <w:lang w:bidi="ar-JO"/>
        </w:rPr>
        <w:t xml:space="preserve">was then used to train the dataset </w:t>
      </w:r>
      <w:r w:rsidR="003506B9" w:rsidRPr="00EA6C1B">
        <w:rPr>
          <w:rFonts w:asciiTheme="majorBidi" w:hAnsiTheme="majorBidi" w:cstheme="majorBidi"/>
          <w:lang w:bidi="ar-JO"/>
        </w:rPr>
        <w:t>and</w:t>
      </w:r>
      <w:r w:rsidR="00310B56" w:rsidRPr="00EA6C1B">
        <w:rPr>
          <w:rFonts w:asciiTheme="majorBidi" w:hAnsiTheme="majorBidi" w:cstheme="majorBidi"/>
          <w:lang w:bidi="ar-JO"/>
        </w:rPr>
        <w:t xml:space="preserve"> generate fuzzy rules. The </w:t>
      </w:r>
      <w:r w:rsidR="003506B9" w:rsidRPr="00EA6C1B">
        <w:rPr>
          <w:rFonts w:asciiTheme="majorBidi" w:hAnsiTheme="majorBidi" w:cstheme="majorBidi"/>
          <w:lang w:bidi="ar-JO"/>
        </w:rPr>
        <w:t xml:space="preserve">evaluation results showed </w:t>
      </w:r>
      <w:r w:rsidR="00310B56" w:rsidRPr="00EA6C1B">
        <w:rPr>
          <w:rFonts w:asciiTheme="majorBidi" w:hAnsiTheme="majorBidi" w:cstheme="majorBidi"/>
        </w:rPr>
        <w:t>an accuracy of 89.02%. Table 1 summari</w:t>
      </w:r>
      <w:r w:rsidR="00D63A91" w:rsidRPr="00EA6C1B">
        <w:rPr>
          <w:rFonts w:asciiTheme="majorBidi" w:hAnsiTheme="majorBidi" w:cstheme="majorBidi"/>
        </w:rPr>
        <w:t>z</w:t>
      </w:r>
      <w:r w:rsidR="00310B56" w:rsidRPr="00EA6C1B">
        <w:rPr>
          <w:rFonts w:asciiTheme="majorBidi" w:hAnsiTheme="majorBidi" w:cstheme="majorBidi"/>
        </w:rPr>
        <w:t>es related work</w:t>
      </w:r>
      <w:r w:rsidR="001B3C86" w:rsidRPr="00EA6C1B">
        <w:rPr>
          <w:rFonts w:asciiTheme="majorBidi" w:hAnsiTheme="majorBidi" w:cstheme="majorBidi"/>
        </w:rPr>
        <w:t>.</w:t>
      </w:r>
    </w:p>
    <w:p w14:paraId="715DD335" w14:textId="6E206738" w:rsidR="00827A92" w:rsidRDefault="00827A92" w:rsidP="00827A92">
      <w:pPr>
        <w:pStyle w:val="NoSpacing"/>
        <w:shd w:val="clear" w:color="auto" w:fill="FFFFFF" w:themeFill="background1"/>
        <w:spacing w:line="360" w:lineRule="auto"/>
        <w:ind w:firstLine="720"/>
        <w:jc w:val="both"/>
        <w:rPr>
          <w:rFonts w:asciiTheme="majorBidi" w:eastAsia="Times New Roman" w:hAnsiTheme="majorBidi" w:cstheme="majorBidi"/>
        </w:rPr>
      </w:pPr>
      <w:r w:rsidRPr="00EA6C1B">
        <w:rPr>
          <w:rFonts w:asciiTheme="majorBidi" w:eastAsia="Times New Roman" w:hAnsiTheme="majorBidi" w:cstheme="majorBidi"/>
        </w:rPr>
        <w:t xml:space="preserve">Metaheuristic algorithms have become powerful optimization tools for complex problems </w:t>
      </w:r>
      <w:r w:rsidRPr="00EA6C1B">
        <w:rPr>
          <w:rFonts w:asciiTheme="majorBidi" w:eastAsia="Times New Roman" w:hAnsiTheme="majorBidi" w:cstheme="majorBidi"/>
        </w:rPr>
        <w:fldChar w:fldCharType="begin" w:fldLock="1"/>
      </w:r>
      <w:r w:rsidR="002463D6" w:rsidRPr="00EA6C1B">
        <w:rPr>
          <w:rFonts w:asciiTheme="majorBidi" w:eastAsia="Times New Roman" w:hAnsiTheme="majorBidi" w:cstheme="majorBidi"/>
        </w:rPr>
        <w:instrText>ADDIN CSL_CITATION {"citationItems":[{"id":"ITEM-1","itemData":{"author":[{"dropping-particle":"","family":"Gandomi","given":"Amir Hossein","non-dropping-particle":"","parse-names":false,"suffix":""},{"dropping-particle":"","family":"Yang","given":"Xin-She","non-dropping-particle":"","parse-names":false,"suffix":""},{"dropping-particle":"","family":"Talatahari","given":"Siamak","non-dropping-particle":"","parse-names":false,"suffix":""},{"dropping-particle":"","family":"Alavi","given":"Amir Hossein","non-dropping-particle":"","parse-names":false,"suffix":""}],"container-title":"Metaheuristic applications in structures and infrastructures","id":"ITEM-1","issued":{"date-parts":[["2013"]]},"page":"1-24","publisher":"Elsevier Oxford","title":"Metaheuristic algorithms in modeling and optimization","type":"article-journal"},"uris":["http://www.mendeley.com/documents/?uuid=7153c3ac-e7c8-4d94-91e9-e82e45445893"]}],"mendeley":{"formattedCitation":"[19]","plainTextFormattedCitation":"[19]","previouslyFormattedCitation":"[11]"},"properties":{"noteIndex":0},"schema":"https://github.com/citation-style-language/schema/raw/master/csl-citation.json"}</w:instrText>
      </w:r>
      <w:r w:rsidRPr="00EA6C1B">
        <w:rPr>
          <w:rFonts w:asciiTheme="majorBidi" w:eastAsia="Times New Roman" w:hAnsiTheme="majorBidi" w:cstheme="majorBidi"/>
        </w:rPr>
        <w:fldChar w:fldCharType="separate"/>
      </w:r>
      <w:r w:rsidR="002463D6" w:rsidRPr="00EA6C1B">
        <w:rPr>
          <w:rFonts w:asciiTheme="majorBidi" w:eastAsia="Times New Roman" w:hAnsiTheme="majorBidi" w:cstheme="majorBidi"/>
          <w:noProof/>
        </w:rPr>
        <w:t>[19]</w:t>
      </w:r>
      <w:r w:rsidRPr="00EA6C1B">
        <w:rPr>
          <w:rFonts w:asciiTheme="majorBidi" w:eastAsia="Times New Roman" w:hAnsiTheme="majorBidi" w:cstheme="majorBidi"/>
        </w:rPr>
        <w:fldChar w:fldCharType="end"/>
      </w:r>
      <w:r w:rsidRPr="00EA6C1B">
        <w:rPr>
          <w:rFonts w:asciiTheme="majorBidi" w:eastAsia="Times New Roman" w:hAnsiTheme="majorBidi" w:cstheme="majorBidi"/>
        </w:rPr>
        <w:t xml:space="preserve">. Among several purposes of metaheuristic algorithms, we focus on the feature selection problem. Earlier work has shown that metaheuristic algorithms are highly efficient compared to ordinary features selection algorithms </w:t>
      </w:r>
      <w:r w:rsidRPr="00EA6C1B">
        <w:rPr>
          <w:rFonts w:asciiTheme="majorBidi" w:eastAsia="Times New Roman" w:hAnsiTheme="majorBidi" w:cstheme="majorBidi"/>
        </w:rPr>
        <w:fldChar w:fldCharType="begin" w:fldLock="1"/>
      </w:r>
      <w:r w:rsidR="002463D6" w:rsidRPr="00EA6C1B">
        <w:rPr>
          <w:rFonts w:asciiTheme="majorBidi" w:eastAsia="Times New Roman" w:hAnsiTheme="majorBidi" w:cstheme="majorBidi"/>
        </w:rPr>
        <w:instrText>ADDIN CSL_CITATION {"citationItems":[{"id":"ITEM-1","itemData":{"author":[{"dropping-particle":"","family":"Almomani","given":"Ammar","non-dropping-particle":"","parse-names":false,"suffix":""},{"dropping-particle":"","family":"Alweshah","given":"Mohammed","non-dropping-particle":"","parse-names":false,"suffix":""},{"dropping-particle":"","family":"Al","given":"Saleh","non-dropping-particle":"","parse-names":false,"suffix":""}],"container-title":"Machine learning for computer and cyber security: principle, algorithms, and practices","id":"ITEM-1","issued":{"date-parts":[["2019"]]},"title":"Metaheuristic algorithms-based feature selection approach for intrusion detection","type":"article-journal"},"uris":["http://www.mendeley.com/documents/?uuid=779da7d7-aaa9-49c9-8032-3a2d1cb953e4"]}],"mendeley":{"formattedCitation":"[20]","plainTextFormattedCitation":"[20]","previouslyFormattedCitation":"[5]"},"properties":{"noteIndex":0},"schema":"https://github.com/citation-style-language/schema/raw/master/csl-citation.json"}</w:instrText>
      </w:r>
      <w:r w:rsidRPr="00EA6C1B">
        <w:rPr>
          <w:rFonts w:asciiTheme="majorBidi" w:eastAsia="Times New Roman" w:hAnsiTheme="majorBidi" w:cstheme="majorBidi"/>
        </w:rPr>
        <w:fldChar w:fldCharType="separate"/>
      </w:r>
      <w:r w:rsidR="002463D6" w:rsidRPr="00EA6C1B">
        <w:rPr>
          <w:rFonts w:asciiTheme="majorBidi" w:eastAsia="Times New Roman" w:hAnsiTheme="majorBidi" w:cstheme="majorBidi"/>
          <w:noProof/>
        </w:rPr>
        <w:t>[20]</w:t>
      </w:r>
      <w:r w:rsidRPr="00EA6C1B">
        <w:rPr>
          <w:rFonts w:asciiTheme="majorBidi" w:eastAsia="Times New Roman" w:hAnsiTheme="majorBidi" w:cstheme="majorBidi"/>
        </w:rPr>
        <w:fldChar w:fldCharType="end"/>
      </w:r>
      <w:r w:rsidRPr="00EA6C1B">
        <w:rPr>
          <w:rFonts w:asciiTheme="majorBidi" w:eastAsia="Times New Roman" w:hAnsiTheme="majorBidi" w:cstheme="majorBidi"/>
        </w:rPr>
        <w:t xml:space="preserve">. However, there is limited research on utilizing metaheuristic algorithms for detecting type 2 diabetes. To the best of our knowledge, the GA is the only natural bio-inspired metaheuristic algorithm that has been utilized for detecting type 2 diabetes </w:t>
      </w:r>
      <w:r w:rsidRPr="00EA6C1B">
        <w:rPr>
          <w:rFonts w:asciiTheme="majorBidi" w:eastAsia="Times New Roman" w:hAnsiTheme="majorBidi" w:cstheme="majorBidi"/>
        </w:rPr>
        <w:fldChar w:fldCharType="begin" w:fldLock="1"/>
      </w:r>
      <w:r w:rsidR="002463D6" w:rsidRPr="00EA6C1B">
        <w:rPr>
          <w:rFonts w:asciiTheme="majorBidi" w:eastAsia="Times New Roman" w:hAnsiTheme="majorBidi" w:cstheme="majorBidi"/>
        </w:rPr>
        <w:instrText>ADDIN CSL_CITATION {"citationItems":[{"id":"ITEM-1","itemData":{"author":[{"dropping-particle":"","family":"Ismail","given":"Leila","non-dropping-particle":"","parse-names":false,"suffix":""},{"dropping-particle":"","family":"Materwala","given":"Huned","non-dropping-particle":"","parse-names":false,"suffix":""},{"dropping-particle":"","family":"Tayefi","given":"Maryam","non-dropping-particle":"","parse-names":false,"suffix":""},{"dropping-particle":"","family":"Ngo","given":"Phuong","non-dropping-particle":"","parse-names":false,"suffix":""},{"dropping-particle":"","family":"Karduck","given":"Achim P","non-dropping-particle":"","parse-names":false,"suffix":""}],"container-title":"Archives of Computational Methods in Engineering","id":"ITEM-1","issued":{"date-parts":[["2021"]]},"page":"1-21","publisher":"Springer","title":"Type 2 Diabetes with Artificial Intelligence Machine Learning: Methods and Evaluation","type":"article-journal"},"uris":["http://www.mendeley.com/documents/?uuid=d59bf10e-c1d6-45f7-b7b8-4a84b9ed2827"]}],"mendeley":{"formattedCitation":"[7]","plainTextFormattedCitation":"[7]","previouslyFormattedCitation":"[14]"},"properties":{"noteIndex":0},"schema":"https://github.com/citation-style-language/schema/raw/master/csl-citation.json"}</w:instrText>
      </w:r>
      <w:r w:rsidRPr="00EA6C1B">
        <w:rPr>
          <w:rFonts w:asciiTheme="majorBidi" w:eastAsia="Times New Roman" w:hAnsiTheme="majorBidi" w:cstheme="majorBidi"/>
        </w:rPr>
        <w:fldChar w:fldCharType="separate"/>
      </w:r>
      <w:r w:rsidR="002463D6" w:rsidRPr="00EA6C1B">
        <w:rPr>
          <w:rFonts w:asciiTheme="majorBidi" w:eastAsia="Times New Roman" w:hAnsiTheme="majorBidi" w:cstheme="majorBidi"/>
          <w:noProof/>
        </w:rPr>
        <w:t>[7]</w:t>
      </w:r>
      <w:r w:rsidRPr="00EA6C1B">
        <w:rPr>
          <w:rFonts w:asciiTheme="majorBidi" w:eastAsia="Times New Roman" w:hAnsiTheme="majorBidi" w:cstheme="majorBidi"/>
        </w:rPr>
        <w:fldChar w:fldCharType="end"/>
      </w:r>
      <w:r w:rsidRPr="00EA6C1B">
        <w:rPr>
          <w:rFonts w:asciiTheme="majorBidi" w:eastAsia="Times New Roman" w:hAnsiTheme="majorBidi" w:cstheme="majorBidi"/>
        </w:rPr>
        <w:t xml:space="preserve">. In this work, we utilize another nature-inspired metaheuristic algorithm called the CFA as a search strategy to ascertain the optimal subset of features for detecting type 2 diabetes, with the </w:t>
      </w:r>
      <w:r w:rsidRPr="00EA6C1B">
        <w:rPr>
          <w:rFonts w:asciiTheme="majorBidi" w:hAnsiTheme="majorBidi" w:cstheme="majorBidi"/>
        </w:rPr>
        <w:t xml:space="preserve">MOEFC </w:t>
      </w:r>
      <w:r w:rsidRPr="00EA6C1B">
        <w:rPr>
          <w:rFonts w:asciiTheme="majorBidi" w:eastAsia="Times New Roman" w:hAnsiTheme="majorBidi" w:cstheme="majorBidi"/>
        </w:rPr>
        <w:t>as a judgment on the selected features.</w:t>
      </w:r>
      <w:r w:rsidRPr="00EA6C1B" w:rsidDel="00534D22">
        <w:rPr>
          <w:rFonts w:asciiTheme="majorBidi" w:eastAsia="Times New Roman" w:hAnsiTheme="majorBidi" w:cstheme="majorBidi"/>
        </w:rPr>
        <w:t xml:space="preserve"> </w:t>
      </w:r>
      <w:r w:rsidRPr="00EA6C1B">
        <w:rPr>
          <w:rFonts w:asciiTheme="majorBidi" w:eastAsia="Times New Roman" w:hAnsiTheme="majorBidi" w:cstheme="majorBidi"/>
        </w:rPr>
        <w:t xml:space="preserve">To evaluate the proposed approach, we applied the GA and CFA </w:t>
      </w:r>
      <w:r w:rsidR="00816F70" w:rsidRPr="00816F70">
        <w:rPr>
          <w:rFonts w:asciiTheme="majorBidi" w:eastAsia="Times New Roman" w:hAnsiTheme="majorBidi" w:cstheme="majorBidi"/>
          <w:highlight w:val="yellow"/>
        </w:rPr>
        <w:t>to</w:t>
      </w:r>
      <w:r w:rsidRPr="00EA6C1B">
        <w:rPr>
          <w:rFonts w:asciiTheme="majorBidi" w:eastAsia="Times New Roman" w:hAnsiTheme="majorBidi" w:cstheme="majorBidi"/>
        </w:rPr>
        <w:t xml:space="preserve"> the PID datasets.</w:t>
      </w:r>
    </w:p>
    <w:p w14:paraId="6C24CF3E" w14:textId="77777777" w:rsidR="00E65819" w:rsidRPr="00EA6C1B" w:rsidRDefault="00E65819" w:rsidP="00827A92">
      <w:pPr>
        <w:pStyle w:val="NoSpacing"/>
        <w:shd w:val="clear" w:color="auto" w:fill="FFFFFF" w:themeFill="background1"/>
        <w:spacing w:line="360" w:lineRule="auto"/>
        <w:ind w:firstLine="720"/>
        <w:jc w:val="both"/>
        <w:rPr>
          <w:sz w:val="28"/>
          <w:szCs w:val="28"/>
        </w:rPr>
      </w:pPr>
    </w:p>
    <w:p w14:paraId="34FA2118" w14:textId="7E976173" w:rsidR="003740CD" w:rsidRPr="00EA6C1B" w:rsidRDefault="003740CD" w:rsidP="00F9292C">
      <w:pPr>
        <w:pStyle w:val="NoSpacing"/>
        <w:shd w:val="clear" w:color="auto" w:fill="FFFFFF" w:themeFill="background1"/>
        <w:spacing w:line="360" w:lineRule="auto"/>
        <w:jc w:val="both"/>
        <w:rPr>
          <w:rFonts w:asciiTheme="majorBidi" w:hAnsiTheme="majorBidi" w:cstheme="majorBidi"/>
          <w:sz w:val="20"/>
          <w:szCs w:val="20"/>
        </w:rPr>
      </w:pPr>
      <w:r w:rsidRPr="00EA6C1B">
        <w:rPr>
          <w:rFonts w:asciiTheme="majorBidi" w:hAnsiTheme="majorBidi" w:cstheme="majorBidi"/>
          <w:b/>
          <w:bCs/>
          <w:sz w:val="20"/>
          <w:szCs w:val="20"/>
        </w:rPr>
        <w:lastRenderedPageBreak/>
        <w:t xml:space="preserve">Table </w:t>
      </w:r>
      <w:r w:rsidR="001B3C86" w:rsidRPr="00EA6C1B">
        <w:rPr>
          <w:rFonts w:asciiTheme="majorBidi" w:hAnsiTheme="majorBidi" w:cstheme="majorBidi"/>
          <w:b/>
          <w:bCs/>
          <w:sz w:val="20"/>
          <w:szCs w:val="20"/>
        </w:rPr>
        <w:t>1</w:t>
      </w:r>
      <w:r w:rsidR="001B3C86" w:rsidRPr="00EA6C1B">
        <w:rPr>
          <w:rFonts w:asciiTheme="majorBidi" w:hAnsiTheme="majorBidi" w:cstheme="majorBidi"/>
          <w:sz w:val="20"/>
          <w:szCs w:val="20"/>
        </w:rPr>
        <w:t xml:space="preserve"> Summary of related work</w:t>
      </w:r>
      <w:r w:rsidR="004147C6" w:rsidRPr="00EA6C1B">
        <w:rPr>
          <w:rFonts w:asciiTheme="majorBidi" w:hAnsiTheme="majorBidi" w:cstheme="majorBidi"/>
          <w:sz w:val="20"/>
          <w:szCs w:val="20"/>
        </w:rPr>
        <w:t xml:space="preserve"> </w:t>
      </w:r>
      <w:r w:rsidRPr="00EA6C1B">
        <w:rPr>
          <w:rFonts w:asciiTheme="majorBidi" w:hAnsiTheme="majorBidi" w:cstheme="majorBidi"/>
          <w:sz w:val="20"/>
          <w:szCs w:val="20"/>
        </w:rPr>
        <w:t xml:space="preserve"> </w:t>
      </w:r>
    </w:p>
    <w:tbl>
      <w:tblPr>
        <w:tblW w:w="934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8"/>
        <w:gridCol w:w="2114"/>
        <w:gridCol w:w="1269"/>
        <w:gridCol w:w="1843"/>
        <w:gridCol w:w="1843"/>
        <w:gridCol w:w="1701"/>
      </w:tblGrid>
      <w:tr w:rsidR="00EA6C1B" w:rsidRPr="00EA6C1B" w14:paraId="5AE527C2" w14:textId="77777777" w:rsidTr="00BA01A7">
        <w:trPr>
          <w:trHeight w:val="513"/>
        </w:trPr>
        <w:tc>
          <w:tcPr>
            <w:tcW w:w="578" w:type="dxa"/>
            <w:tcBorders>
              <w:top w:val="single" w:sz="4" w:space="0" w:color="auto"/>
              <w:left w:val="nil"/>
              <w:bottom w:val="single" w:sz="12" w:space="0" w:color="auto"/>
              <w:right w:val="nil"/>
            </w:tcBorders>
            <w:shd w:val="clear" w:color="auto" w:fill="auto"/>
            <w:vAlign w:val="center"/>
            <w:hideMark/>
          </w:tcPr>
          <w:p w14:paraId="5A7C782A" w14:textId="4F2C5CBB"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Ref</w:t>
            </w:r>
            <w:r w:rsidR="0065680D" w:rsidRPr="00EA6C1B">
              <w:rPr>
                <w:rFonts w:asciiTheme="majorBidi" w:eastAsia="Times New Roman" w:hAnsiTheme="majorBidi" w:cstheme="majorBidi"/>
                <w:b/>
                <w:bCs/>
                <w:sz w:val="20"/>
                <w:szCs w:val="20"/>
              </w:rPr>
              <w:t>.</w:t>
            </w:r>
          </w:p>
        </w:tc>
        <w:tc>
          <w:tcPr>
            <w:tcW w:w="2114" w:type="dxa"/>
            <w:tcBorders>
              <w:top w:val="single" w:sz="4" w:space="0" w:color="auto"/>
              <w:left w:val="nil"/>
              <w:bottom w:val="single" w:sz="12" w:space="0" w:color="auto"/>
              <w:right w:val="nil"/>
            </w:tcBorders>
            <w:shd w:val="clear" w:color="auto" w:fill="auto"/>
            <w:vAlign w:val="center"/>
            <w:hideMark/>
          </w:tcPr>
          <w:p w14:paraId="741AD598" w14:textId="1B62CB52" w:rsidR="00357DD7" w:rsidRPr="00EA6C1B" w:rsidRDefault="0065680D"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F</w:t>
            </w:r>
            <w:r w:rsidR="00357DD7" w:rsidRPr="00EA6C1B">
              <w:rPr>
                <w:rFonts w:asciiTheme="majorBidi" w:eastAsia="Times New Roman" w:hAnsiTheme="majorBidi" w:cstheme="majorBidi"/>
                <w:b/>
                <w:bCs/>
                <w:sz w:val="20"/>
                <w:szCs w:val="20"/>
              </w:rPr>
              <w:t>eature selection algorithm</w:t>
            </w:r>
          </w:p>
        </w:tc>
        <w:tc>
          <w:tcPr>
            <w:tcW w:w="1269" w:type="dxa"/>
            <w:tcBorders>
              <w:top w:val="single" w:sz="4" w:space="0" w:color="auto"/>
              <w:left w:val="nil"/>
              <w:bottom w:val="single" w:sz="12" w:space="0" w:color="auto"/>
              <w:right w:val="nil"/>
            </w:tcBorders>
            <w:shd w:val="clear" w:color="auto" w:fill="auto"/>
            <w:vAlign w:val="center"/>
            <w:hideMark/>
          </w:tcPr>
          <w:p w14:paraId="44812F77" w14:textId="7EB463A6" w:rsidR="00357DD7" w:rsidRPr="00EA6C1B" w:rsidRDefault="0065680D"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C</w:t>
            </w:r>
            <w:r w:rsidR="00357DD7" w:rsidRPr="00EA6C1B">
              <w:rPr>
                <w:rFonts w:asciiTheme="majorBidi" w:eastAsia="Times New Roman" w:hAnsiTheme="majorBidi" w:cstheme="majorBidi"/>
                <w:b/>
                <w:bCs/>
                <w:sz w:val="20"/>
                <w:szCs w:val="20"/>
              </w:rPr>
              <w:t>lassifier algorithm</w:t>
            </w:r>
          </w:p>
        </w:tc>
        <w:tc>
          <w:tcPr>
            <w:tcW w:w="1843" w:type="dxa"/>
            <w:tcBorders>
              <w:top w:val="single" w:sz="4" w:space="0" w:color="auto"/>
              <w:left w:val="nil"/>
              <w:bottom w:val="single" w:sz="12" w:space="0" w:color="auto"/>
              <w:right w:val="nil"/>
            </w:tcBorders>
            <w:shd w:val="clear" w:color="auto" w:fill="auto"/>
            <w:vAlign w:val="center"/>
            <w:hideMark/>
          </w:tcPr>
          <w:p w14:paraId="2B06BCD3" w14:textId="19A6C80B"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Dataset</w:t>
            </w:r>
          </w:p>
        </w:tc>
        <w:tc>
          <w:tcPr>
            <w:tcW w:w="1843" w:type="dxa"/>
            <w:tcBorders>
              <w:top w:val="single" w:sz="4" w:space="0" w:color="auto"/>
              <w:left w:val="nil"/>
              <w:bottom w:val="single" w:sz="12" w:space="0" w:color="auto"/>
              <w:right w:val="nil"/>
            </w:tcBorders>
            <w:shd w:val="clear" w:color="auto" w:fill="auto"/>
            <w:vAlign w:val="center"/>
            <w:hideMark/>
          </w:tcPr>
          <w:p w14:paraId="3C86C744" w14:textId="2E54FE07"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Result</w:t>
            </w:r>
          </w:p>
        </w:tc>
        <w:tc>
          <w:tcPr>
            <w:tcW w:w="1701" w:type="dxa"/>
            <w:tcBorders>
              <w:top w:val="single" w:sz="4" w:space="0" w:color="auto"/>
              <w:left w:val="nil"/>
              <w:bottom w:val="single" w:sz="12" w:space="0" w:color="auto"/>
              <w:right w:val="nil"/>
            </w:tcBorders>
            <w:shd w:val="clear" w:color="auto" w:fill="auto"/>
            <w:vAlign w:val="center"/>
            <w:hideMark/>
          </w:tcPr>
          <w:p w14:paraId="199742AA" w14:textId="0DA21695"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Domain</w:t>
            </w:r>
          </w:p>
        </w:tc>
      </w:tr>
      <w:tr w:rsidR="00EA6C1B" w:rsidRPr="00EA6C1B" w14:paraId="4D45A3CA" w14:textId="77777777" w:rsidTr="00BA01A7">
        <w:tc>
          <w:tcPr>
            <w:tcW w:w="578" w:type="dxa"/>
            <w:tcBorders>
              <w:top w:val="single" w:sz="12" w:space="0" w:color="auto"/>
              <w:left w:val="nil"/>
              <w:bottom w:val="nil"/>
              <w:right w:val="nil"/>
            </w:tcBorders>
            <w:shd w:val="clear" w:color="auto" w:fill="auto"/>
            <w:hideMark/>
          </w:tcPr>
          <w:p w14:paraId="24331991" w14:textId="6DBE86A8" w:rsidR="00357DD7" w:rsidRPr="00EA6C1B" w:rsidRDefault="00B21E7E"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[2]</w:t>
            </w:r>
            <w:r w:rsidRPr="00EA6C1B">
              <w:rPr>
                <w:rFonts w:asciiTheme="majorBidi" w:eastAsia="Times New Roman" w:hAnsiTheme="majorBidi" w:cstheme="majorBidi"/>
                <w:sz w:val="20"/>
                <w:szCs w:val="20"/>
              </w:rPr>
              <w:fldChar w:fldCharType="end"/>
            </w:r>
          </w:p>
        </w:tc>
        <w:tc>
          <w:tcPr>
            <w:tcW w:w="2114" w:type="dxa"/>
            <w:tcBorders>
              <w:top w:val="single" w:sz="12" w:space="0" w:color="auto"/>
              <w:left w:val="nil"/>
              <w:bottom w:val="nil"/>
              <w:right w:val="nil"/>
            </w:tcBorders>
            <w:shd w:val="clear" w:color="auto" w:fill="auto"/>
            <w:hideMark/>
          </w:tcPr>
          <w:p w14:paraId="57688C37" w14:textId="5F3F334B"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GA</w:t>
            </w:r>
            <w:r w:rsidR="0065680D" w:rsidRPr="00EA6C1B">
              <w:rPr>
                <w:rFonts w:asciiTheme="majorBidi" w:eastAsia="Times New Roman" w:hAnsiTheme="majorBidi" w:cstheme="majorBidi"/>
                <w:sz w:val="20"/>
                <w:szCs w:val="20"/>
              </w:rPr>
              <w:t xml:space="preserve"> </w:t>
            </w:r>
            <w:r w:rsidRPr="00EA6C1B">
              <w:rPr>
                <w:rFonts w:asciiTheme="majorBidi" w:eastAsia="Times New Roman" w:hAnsiTheme="majorBidi" w:cstheme="majorBidi"/>
                <w:sz w:val="20"/>
                <w:szCs w:val="20"/>
              </w:rPr>
              <w:t>+</w:t>
            </w:r>
            <w:r w:rsidR="0065680D" w:rsidRPr="00EA6C1B">
              <w:rPr>
                <w:rFonts w:asciiTheme="majorBidi" w:eastAsia="Times New Roman" w:hAnsiTheme="majorBidi" w:cstheme="majorBidi"/>
                <w:sz w:val="20"/>
                <w:szCs w:val="20"/>
              </w:rPr>
              <w:t xml:space="preserve"> </w:t>
            </w:r>
            <w:r w:rsidRPr="00EA6C1B">
              <w:rPr>
                <w:rFonts w:asciiTheme="majorBidi" w:eastAsia="Times New Roman" w:hAnsiTheme="majorBidi" w:cstheme="majorBidi"/>
                <w:sz w:val="20"/>
                <w:szCs w:val="20"/>
              </w:rPr>
              <w:t>CFS</w:t>
            </w:r>
          </w:p>
        </w:tc>
        <w:tc>
          <w:tcPr>
            <w:tcW w:w="1269" w:type="dxa"/>
            <w:tcBorders>
              <w:top w:val="single" w:sz="12" w:space="0" w:color="auto"/>
              <w:left w:val="nil"/>
              <w:bottom w:val="nil"/>
              <w:right w:val="nil"/>
            </w:tcBorders>
            <w:shd w:val="clear" w:color="auto" w:fill="auto"/>
            <w:hideMark/>
          </w:tcPr>
          <w:p w14:paraId="60D81131" w14:textId="3A0B7E83"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Fuzzy</w:t>
            </w:r>
          </w:p>
        </w:tc>
        <w:tc>
          <w:tcPr>
            <w:tcW w:w="1843" w:type="dxa"/>
            <w:tcBorders>
              <w:top w:val="single" w:sz="12" w:space="0" w:color="auto"/>
              <w:left w:val="nil"/>
              <w:bottom w:val="nil"/>
              <w:right w:val="nil"/>
            </w:tcBorders>
            <w:shd w:val="clear" w:color="auto" w:fill="auto"/>
            <w:hideMark/>
          </w:tcPr>
          <w:p w14:paraId="5C185E44" w14:textId="66012867" w:rsidR="00357DD7" w:rsidRPr="00EA6C1B" w:rsidRDefault="008359AA"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PID</w:t>
            </w:r>
          </w:p>
        </w:tc>
        <w:tc>
          <w:tcPr>
            <w:tcW w:w="1843" w:type="dxa"/>
            <w:tcBorders>
              <w:top w:val="single" w:sz="12" w:space="0" w:color="auto"/>
              <w:left w:val="nil"/>
              <w:bottom w:val="nil"/>
              <w:right w:val="nil"/>
            </w:tcBorders>
            <w:shd w:val="clear" w:color="auto" w:fill="auto"/>
            <w:hideMark/>
          </w:tcPr>
          <w:p w14:paraId="2DE52BE6" w14:textId="5577D5D4"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0.83</w:t>
            </w:r>
          </w:p>
        </w:tc>
        <w:tc>
          <w:tcPr>
            <w:tcW w:w="1701" w:type="dxa"/>
            <w:tcBorders>
              <w:top w:val="single" w:sz="12" w:space="0" w:color="auto"/>
              <w:left w:val="nil"/>
              <w:bottom w:val="nil"/>
              <w:right w:val="nil"/>
            </w:tcBorders>
            <w:shd w:val="clear" w:color="auto" w:fill="auto"/>
            <w:hideMark/>
          </w:tcPr>
          <w:p w14:paraId="4BD1DE30" w14:textId="7152FAC2"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711CE6BE" w14:textId="77777777" w:rsidTr="00676BDF">
        <w:tc>
          <w:tcPr>
            <w:tcW w:w="578" w:type="dxa"/>
            <w:tcBorders>
              <w:top w:val="nil"/>
              <w:left w:val="nil"/>
              <w:bottom w:val="nil"/>
              <w:right w:val="nil"/>
            </w:tcBorders>
            <w:shd w:val="clear" w:color="auto" w:fill="auto"/>
            <w:hideMark/>
          </w:tcPr>
          <w:p w14:paraId="03A959BF" w14:textId="2A065A0A" w:rsidR="00357DD7" w:rsidRPr="00EA6C1B" w:rsidRDefault="00B21E7E"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10.1109/PDGC.2016.7913152","author":[{"dropping-particle":"","family":"Negi","given":"Anjli","non-dropping-particle":"","parse-names":false,"suffix":""},{"dropping-particle":"","family":"Jaiswal","given":"Varun","non-dropping-particle":"","parse-names":false,"suffix":""}],"container-title":"2016 Fourth International Conference on Parallel, Distributed and Grid Computing (PDGC)","id":"ITEM-1","issued":{"date-parts":[["2016"]]},"page":"237-241","title":"A first attempt to develop a diabetes prediction method based on different global datasets","type":"paper-conference"},"uris":["http://www.mendeley.com/documents/?uuid=eca8c3cd-fc0a-4ce0-a8cf-a9dce29b0e01"]}],"mendeley":{"formattedCitation":"[11]","plainTextFormattedCitation":"[11]","previouslyFormattedCitation":"[25]"},"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[11]</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12E4B44E" w14:textId="176ACF07"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Ranker and wrapper</w:t>
            </w:r>
          </w:p>
        </w:tc>
        <w:tc>
          <w:tcPr>
            <w:tcW w:w="1269" w:type="dxa"/>
            <w:tcBorders>
              <w:top w:val="nil"/>
              <w:left w:val="nil"/>
              <w:bottom w:val="nil"/>
              <w:right w:val="nil"/>
            </w:tcBorders>
            <w:shd w:val="clear" w:color="auto" w:fill="auto"/>
            <w:hideMark/>
          </w:tcPr>
          <w:p w14:paraId="6AE5C57D" w14:textId="7794FE68"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SVM</w:t>
            </w:r>
          </w:p>
        </w:tc>
        <w:tc>
          <w:tcPr>
            <w:tcW w:w="1843" w:type="dxa"/>
            <w:tcBorders>
              <w:top w:val="nil"/>
              <w:left w:val="nil"/>
              <w:bottom w:val="nil"/>
              <w:right w:val="nil"/>
            </w:tcBorders>
            <w:shd w:val="clear" w:color="auto" w:fill="auto"/>
            <w:hideMark/>
          </w:tcPr>
          <w:p w14:paraId="0BD62C3F" w14:textId="28EBE945"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Merge (Pima dataset and 130-US hospital)</w:t>
            </w:r>
          </w:p>
        </w:tc>
        <w:tc>
          <w:tcPr>
            <w:tcW w:w="1843" w:type="dxa"/>
            <w:tcBorders>
              <w:top w:val="nil"/>
              <w:left w:val="nil"/>
              <w:bottom w:val="nil"/>
              <w:right w:val="nil"/>
            </w:tcBorders>
            <w:shd w:val="clear" w:color="auto" w:fill="auto"/>
            <w:hideMark/>
          </w:tcPr>
          <w:p w14:paraId="7AF9CC3F" w14:textId="18F0E5A8"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Ranker → 0.72</w:t>
            </w:r>
            <w:r w:rsidR="0065680D" w:rsidRPr="00EA6C1B">
              <w:rPr>
                <w:rFonts w:asciiTheme="majorBidi" w:eastAsia="Times New Roman" w:hAnsiTheme="majorBidi" w:cstheme="majorBidi"/>
                <w:sz w:val="20"/>
                <w:szCs w:val="20"/>
              </w:rPr>
              <w:t xml:space="preserve"> W</w:t>
            </w:r>
            <w:r w:rsidRPr="00EA6C1B">
              <w:rPr>
                <w:rFonts w:asciiTheme="majorBidi" w:eastAsia="Times New Roman" w:hAnsiTheme="majorBidi" w:cstheme="majorBidi"/>
                <w:sz w:val="20"/>
                <w:szCs w:val="20"/>
              </w:rPr>
              <w:t>rapper → 0.71</w:t>
            </w:r>
          </w:p>
        </w:tc>
        <w:tc>
          <w:tcPr>
            <w:tcW w:w="1701" w:type="dxa"/>
            <w:tcBorders>
              <w:top w:val="nil"/>
              <w:left w:val="nil"/>
              <w:bottom w:val="nil"/>
              <w:right w:val="nil"/>
            </w:tcBorders>
            <w:shd w:val="clear" w:color="auto" w:fill="auto"/>
            <w:hideMark/>
          </w:tcPr>
          <w:p w14:paraId="5C1D74F6" w14:textId="55E26CA6"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4E826148" w14:textId="77777777" w:rsidTr="00676BDF">
        <w:tc>
          <w:tcPr>
            <w:tcW w:w="578" w:type="dxa"/>
            <w:tcBorders>
              <w:top w:val="nil"/>
              <w:left w:val="nil"/>
              <w:bottom w:val="nil"/>
              <w:right w:val="nil"/>
            </w:tcBorders>
            <w:shd w:val="clear" w:color="auto" w:fill="auto"/>
            <w:hideMark/>
          </w:tcPr>
          <w:p w14:paraId="7CCCFE02" w14:textId="04EC3E95"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{"citationItems":[{"id":"ITEM-1","itemData":{"DOI":"https://doi.org/10.1016/j.procs.2020.03.336","ISSN":"1877-0509","abstract":"Over 30 million people in India are suffering from diabetes and many others are under the risk. Thus, early diagnosis and treatment is required to prevent diabetes and its associated health problems. This study aims to assess the risk of diabetes among individuals based on their lifestyle and family background. The risk of Type 2 diabetes was predicted using different machine learning algorithms as these algorithms are highly accurate which is very much required in the health profession. Once the model will be trained with good accuracy, then individuals can self-assess the risk of diabetes. In order to conduct the experiment, 952 instances have been collected through an online and offline questionnaire including 18 questions related to health, lifestyle and family background. The same algorithms were also applied to the Pima Indian Diabetes database. The performance of Random Forest Classifier is found to be most accurate for both datasets.","author":[{"dropping-particle":"","family":"Tigga","given":"Neha Prerna","non-dropping-particle":"","parse-names":false,"suffix":""},{"dropping-particle":"","family":"Garg","given":"Shruti","non-dropping-particle":"","parse-names":false,"suffix":""}],"container-title":"Procedia Computer Science","id":"ITEM-1","issued":{"date-parts":[["2020"]]},"note":"International Conference on Computational Intelligence and Data Science","page":"706-716","title":"Prediction of Type 2 Diabetes using Machine Learning Classification Methods","type":"article-journal","volume":"167"},"uris":["http://www.mendeley.com/documents/?uuid=d109994e-60a6-46f2-9517-d66a939e5fd2"]}],"mendeley":{"formattedCitation":"[12]","plainTextFormattedCitation":"[12]","previouslyFormattedCitation":"[28]"},"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[12]</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5F397DA6" w14:textId="3DFF99F3"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All data</w:t>
            </w:r>
          </w:p>
        </w:tc>
        <w:tc>
          <w:tcPr>
            <w:tcW w:w="1269" w:type="dxa"/>
            <w:tcBorders>
              <w:top w:val="nil"/>
              <w:left w:val="nil"/>
              <w:bottom w:val="nil"/>
              <w:right w:val="nil"/>
            </w:tcBorders>
            <w:shd w:val="clear" w:color="auto" w:fill="auto"/>
            <w:hideMark/>
          </w:tcPr>
          <w:p w14:paraId="3B962AF0" w14:textId="17942145" w:rsidR="00357DD7" w:rsidRPr="00EA6C1B" w:rsidRDefault="0065680D"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RF</w:t>
            </w:r>
          </w:p>
        </w:tc>
        <w:tc>
          <w:tcPr>
            <w:tcW w:w="1843" w:type="dxa"/>
            <w:tcBorders>
              <w:top w:val="nil"/>
              <w:left w:val="nil"/>
              <w:bottom w:val="nil"/>
              <w:right w:val="nil"/>
            </w:tcBorders>
            <w:shd w:val="clear" w:color="auto" w:fill="auto"/>
            <w:hideMark/>
          </w:tcPr>
          <w:p w14:paraId="0AFA06AB" w14:textId="54D2C426" w:rsidR="00357DD7" w:rsidRPr="00EA6C1B" w:rsidRDefault="008359AA"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PID</w:t>
            </w:r>
          </w:p>
        </w:tc>
        <w:tc>
          <w:tcPr>
            <w:tcW w:w="1843" w:type="dxa"/>
            <w:tcBorders>
              <w:top w:val="nil"/>
              <w:left w:val="nil"/>
              <w:bottom w:val="nil"/>
              <w:right w:val="nil"/>
            </w:tcBorders>
            <w:shd w:val="clear" w:color="auto" w:fill="auto"/>
            <w:hideMark/>
          </w:tcPr>
          <w:p w14:paraId="34DE7A8E" w14:textId="34BBB83A"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0.77</w:t>
            </w:r>
          </w:p>
        </w:tc>
        <w:tc>
          <w:tcPr>
            <w:tcW w:w="1701" w:type="dxa"/>
            <w:tcBorders>
              <w:top w:val="nil"/>
              <w:left w:val="nil"/>
              <w:bottom w:val="nil"/>
              <w:right w:val="nil"/>
            </w:tcBorders>
            <w:shd w:val="clear" w:color="auto" w:fill="auto"/>
            <w:hideMark/>
          </w:tcPr>
          <w:p w14:paraId="56106869" w14:textId="20975B6B"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4CF53710" w14:textId="77777777" w:rsidTr="00676BDF">
        <w:tc>
          <w:tcPr>
            <w:tcW w:w="578" w:type="dxa"/>
            <w:tcBorders>
              <w:top w:val="nil"/>
              <w:left w:val="nil"/>
              <w:bottom w:val="nil"/>
              <w:right w:val="nil"/>
            </w:tcBorders>
            <w:shd w:val="clear" w:color="auto" w:fill="auto"/>
            <w:hideMark/>
          </w:tcPr>
          <w:p w14:paraId="7ADAD886" w14:textId="30A4953A" w:rsidR="00357DD7" w:rsidRPr="00EA6C1B" w:rsidRDefault="00B21E7E"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{"citationItems":[{"id":"ITEM-1","itemData":{"DOI":"https://doi.org/10.1016/j.procs.2019.08.140","ISSN":"1877-0509","abstract":"The number of patients that were infected by Diabetes Mellitus (DM) has reached 415 million patients in 2015 and by 2040 this number is expected to increase to approximately 642 million patients. Large amount of medical data of DM patients is available and it provides significant advantage for researchers to fight against DM. The main objective of this research is to leverage F-Score Feature Selection and Fuzzy Support Vector Machine in classifying and detecting DM. Feature selection is used to identify the valuable features in dataset. SVM is then used to train the dataset to generate the fuzzy rules and Fuzzy inference process is finally used to classify the output. The aforementioned methodology is applied to the Pima Indian Diabetes (PID) dataset. The results show a promising accuracy of 89.02% in predicting patients with DM. Additionally, the approach taken provides an optimized count of Fuzzy rules while still maintaining sufficient accuracy.","author":[{"dropping-particle":"","family":"Lukmanto","given":"Rian Budi","non-dropping-particle":"","parse-names":false,"suffix":""},{"dropping-particle":"","family":"Suharjito","given":"","non-dropping-particle":"","parse-names":false,"suffix":""},{"dropping-particle":"","family":"Nugroho","given":"Ariadi","non-dropping-particle":"","parse-names":false,"suffix":""},{"dropping-particle":"","family":"Akbar","given":"Habibullah","non-dropping-particle":"","parse-names":false,"suffix":""}],"container-title":"Procedia Computer Science","id":"ITEM-1","issued":{"date-parts":[["2019"]]},"note":"The 4th International Conference on Computer Science and Computational Intelligence (ICCSCI 2019) : Enabling Collaboration to Escalate Impact of Research Results for Society","page":"46-54","title":"Early Detection of Diabetes Mellitus using Feature Selection and Fuzzy Support Vector Machine","type":"article-journal","volume":"157"},"uris":["http://www.mendeley.com/documents/?uuid=5dbcce5c-4b84-4222-bcbe-33fd6bd6f39f"]}],"mendeley":{"formattedCitation":"[18]","plainTextFormattedCitation":"[18]","previouslyFormattedCitation":"[19]"},"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[18]</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38B196EC" w14:textId="699AE33F"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Features extraction (PCA)</w:t>
            </w:r>
          </w:p>
        </w:tc>
        <w:tc>
          <w:tcPr>
            <w:tcW w:w="1269" w:type="dxa"/>
            <w:tcBorders>
              <w:top w:val="nil"/>
              <w:left w:val="nil"/>
              <w:bottom w:val="nil"/>
              <w:right w:val="nil"/>
            </w:tcBorders>
            <w:shd w:val="clear" w:color="auto" w:fill="auto"/>
            <w:hideMark/>
          </w:tcPr>
          <w:p w14:paraId="0FF7BA86" w14:textId="66A3DDDF"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SVM</w:t>
            </w:r>
          </w:p>
        </w:tc>
        <w:tc>
          <w:tcPr>
            <w:tcW w:w="1843" w:type="dxa"/>
            <w:tcBorders>
              <w:top w:val="nil"/>
              <w:left w:val="nil"/>
              <w:bottom w:val="nil"/>
              <w:right w:val="nil"/>
            </w:tcBorders>
            <w:shd w:val="clear" w:color="auto" w:fill="auto"/>
            <w:hideMark/>
          </w:tcPr>
          <w:p w14:paraId="2DBB518A" w14:textId="3783AD06" w:rsidR="00357DD7" w:rsidRPr="00EA6C1B" w:rsidRDefault="008359AA"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PID</w:t>
            </w:r>
          </w:p>
        </w:tc>
        <w:tc>
          <w:tcPr>
            <w:tcW w:w="1843" w:type="dxa"/>
            <w:tcBorders>
              <w:top w:val="nil"/>
              <w:left w:val="nil"/>
              <w:bottom w:val="nil"/>
              <w:right w:val="nil"/>
            </w:tcBorders>
            <w:shd w:val="clear" w:color="auto" w:fill="auto"/>
            <w:hideMark/>
          </w:tcPr>
          <w:p w14:paraId="0633F114" w14:textId="51918011"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0.89</w:t>
            </w:r>
          </w:p>
        </w:tc>
        <w:tc>
          <w:tcPr>
            <w:tcW w:w="1701" w:type="dxa"/>
            <w:tcBorders>
              <w:top w:val="nil"/>
              <w:left w:val="nil"/>
              <w:bottom w:val="nil"/>
              <w:right w:val="nil"/>
            </w:tcBorders>
            <w:shd w:val="clear" w:color="auto" w:fill="auto"/>
            <w:hideMark/>
          </w:tcPr>
          <w:p w14:paraId="11B44CDB" w14:textId="55EAF18E"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7F5F18E7" w14:textId="77777777" w:rsidTr="00676BDF">
        <w:tc>
          <w:tcPr>
            <w:tcW w:w="578" w:type="dxa"/>
            <w:tcBorders>
              <w:top w:val="nil"/>
              <w:left w:val="nil"/>
              <w:bottom w:val="nil"/>
              <w:right w:val="nil"/>
            </w:tcBorders>
            <w:shd w:val="clear" w:color="auto" w:fill="auto"/>
            <w:hideMark/>
          </w:tcPr>
          <w:p w14:paraId="764E41EB" w14:textId="001FD1F9"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{"citationItems":[{"id":"ITEM-1","itemData":{"DOI":"https://doi.org/10.1016/j.cogsys.2018.06.006","ISSN":"1389-0417","abstract":"This paper presents an optimized cuttlefish algorithm for feature selection based on the traditional cuttlefish algorithm, which can be used for diagnosis of Parkinson’s disease at its early stage. Parkinson is a central nervous system disorder, caused due to the loss of brain cells. Parkinson's disease is incurable and could eventually lead to death but medications can help to control symptoms and elongate the patient's life to some extent. The proposed model uses the traditional cuttlefish algorithm as a search strategy to ascertain the optimal subset of features. The decision tree and k-nearest neighbor classifier as a judgment on the selected features. The Parkinson speech with multiple types of sound recordings and Parkinson Handwriting sample’s datasets are used to evaluate the proposed model. The proposed algorithm can be used in predicting the Parkinson’s disease with an accuracy of approximately 94% and help individual to have proper treatment at early stage. The experimental result reveals that the proposed bio-inspired algorithm finds an optimal subset of features, maximizing the accuracy, minimizing number of features selected and is more stable.","author":[{"dropping-particle":"","family":"Gupta","given":"Deepak","non-dropping-particle":"","parse-names":false,"suffix":""},{"dropping-particle":"","family":"Julka","given":"Arnav","non-dropping-particle":"","parse-names":false,"suffix":""},{"dropping-particle":"","family":"Jain","given":"Sanchit","non-dropping-particle":"","parse-names":false,"suffix":""},{"dropping-particle":"","family":"Aggarwal","given":"Tushar","non-dropping-particle":"","parse-names":false,"suffix":""},{"dropping-particle":"","family":"Khanna","given":"Ashish","non-dropping-particle":"","parse-names":false,"suffix":""},{"dropping-particle":"","family":"Arunkumar","given":"N","non-dropping-particle":"","parse-names":false,"suffix":""},{"dropping-particle":"","family":"Albuquerque","given":"Victor Hugo C","non-dropping-particle":"de","parse-names":false,"suffix":""}],"container-title":"Cognitive Systems Research","id":"ITEM-1","issued":{"date-parts":[["2018"]]},"page":"36-48","title":"Optimized cuttlefish algorithm for diagnosis of Parkinson’s disease","type":"article-journal","volume":"52"},"uris":["http://www.mendeley.com/documents/?uuid=1ac3f7af-b298-4bbb-be09-397b6ab17056"]}],"mendeley":{"formattedCitation":"[13]","plainTextFormattedCitation":"[13]","previouslyFormattedCitation":"[12]"},"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[13]</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3343BDCC" w14:textId="3E6BCD2D"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CFA</w:t>
            </w:r>
          </w:p>
        </w:tc>
        <w:tc>
          <w:tcPr>
            <w:tcW w:w="1269" w:type="dxa"/>
            <w:tcBorders>
              <w:top w:val="nil"/>
              <w:left w:val="nil"/>
              <w:bottom w:val="nil"/>
              <w:right w:val="nil"/>
            </w:tcBorders>
            <w:shd w:val="clear" w:color="auto" w:fill="auto"/>
            <w:hideMark/>
          </w:tcPr>
          <w:p w14:paraId="48D50477" w14:textId="48AB18E7"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KNN</w:t>
            </w:r>
          </w:p>
        </w:tc>
        <w:tc>
          <w:tcPr>
            <w:tcW w:w="1843" w:type="dxa"/>
            <w:tcBorders>
              <w:top w:val="nil"/>
              <w:left w:val="nil"/>
              <w:bottom w:val="nil"/>
              <w:right w:val="nil"/>
            </w:tcBorders>
            <w:shd w:val="clear" w:color="auto" w:fill="auto"/>
            <w:hideMark/>
          </w:tcPr>
          <w:p w14:paraId="2F191C67" w14:textId="66E742C9"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Handwriting dataset</w:t>
            </w:r>
          </w:p>
        </w:tc>
        <w:tc>
          <w:tcPr>
            <w:tcW w:w="1843" w:type="dxa"/>
            <w:tcBorders>
              <w:top w:val="nil"/>
              <w:left w:val="nil"/>
              <w:bottom w:val="nil"/>
              <w:right w:val="nil"/>
            </w:tcBorders>
            <w:shd w:val="clear" w:color="auto" w:fill="auto"/>
            <w:hideMark/>
          </w:tcPr>
          <w:p w14:paraId="716366B8" w14:textId="50FA164D" w:rsidR="00357DD7" w:rsidRPr="00EA6C1B" w:rsidRDefault="00357DD7" w:rsidP="002C22DC">
            <w:pPr>
              <w:shd w:val="clear" w:color="auto" w:fill="FFFFFF"/>
              <w:spacing w:after="0" w:line="276" w:lineRule="auto"/>
              <w:ind w:right="-20"/>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0.94</w:t>
            </w:r>
          </w:p>
        </w:tc>
        <w:tc>
          <w:tcPr>
            <w:tcW w:w="1701" w:type="dxa"/>
            <w:tcBorders>
              <w:top w:val="nil"/>
              <w:left w:val="nil"/>
              <w:bottom w:val="nil"/>
              <w:right w:val="nil"/>
            </w:tcBorders>
            <w:shd w:val="clear" w:color="auto" w:fill="auto"/>
            <w:hideMark/>
          </w:tcPr>
          <w:p w14:paraId="0D688FBE" w14:textId="2536566D"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Parkinson’s disease</w:t>
            </w:r>
          </w:p>
        </w:tc>
      </w:tr>
      <w:tr w:rsidR="00EA6C1B" w:rsidRPr="00EA6C1B" w14:paraId="0E0D02A4" w14:textId="77777777" w:rsidTr="00676BDF">
        <w:tc>
          <w:tcPr>
            <w:tcW w:w="578" w:type="dxa"/>
            <w:tcBorders>
              <w:top w:val="nil"/>
              <w:left w:val="nil"/>
              <w:bottom w:val="nil"/>
              <w:right w:val="nil"/>
            </w:tcBorders>
            <w:shd w:val="clear" w:color="auto" w:fill="auto"/>
            <w:hideMark/>
          </w:tcPr>
          <w:p w14:paraId="7E4B4E8D" w14:textId="3C4DB01C"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{"citationItems":[{"id":"ITEM-1","itemData":{"DOI":"10.1007/s00521-018-3937-8","ISSN":"1433-3058","abstract":"Feature selection plays a key role in reducing the dimensionality of a feature vector by discarding redundant and irrelevant ones. In this paper, a Genetic Algorithm-based hierarchical feature selection (HFS) model has been designed to optimize the local and global features extracted from each of the handwritten word images under consideration. In this context, two recently developed feature descriptors based on shape and texture of the word images have been taken into account. Experimentation is conducted on an in-house dataset of 12,000 handwritten word samples written in Bangla script. This database comprises names of 80 popular cities of West Bengal, a state of India. Proposed model not only reduces the feature dimension by nearly 28%, but also enhances the performance of the handwritten word recognition (HWR) technique by 1.28% over the recognition performance obtained with unreduced feature set. Moreover, the proposed HFS-based HWR system performs better in comparison with some recently developed methods on the present dataset.","author":[{"dropping-particle":"","family":"Malakar","given":"Samir","non-dropping-particle":"","parse-names":false,"suffix":""},{"dropping-particle":"","family":"Ghosh","given":"Manosij","non-dropping-particle":"","parse-names":false,"suffix":""},{"dropping-particle":"","family":"Bhowmik","given":"Showmik","non-dropping-particle":"","parse-names":false,"suffix":""},{"dropping-particle":"","family":"Sarkar","given":"Ram","non-dropping-particle":"","parse-names":false,"suffix":""},{"dropping-particle":"","family":"Nasipuri","given":"Mita","non-dropping-particle":"","parse-names":false,"suffix":""}],"container-title":"Neural Computing and Applications","id":"ITEM-1","issue":"7","issued":{"date-parts":[["2020"]]},"page":"2533-2552","title":"A GA based hierarchical feature selection approach for handwritten word recognition","type":"article-journal","volume":"32"},"uris":["http://www.mendeley.com/documents/?uuid=9b002204-7719-4c95-93d4-85bde978831c"]}],"mendeley":{"formattedCitation":"[15]","plainTextFormattedCitation":"[15]","previouslyFormattedCitation":"[24]"},"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[15]</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2A116226" w14:textId="3BBABA0C"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 xml:space="preserve">GA-based </w:t>
            </w:r>
            <w:r w:rsidR="0065680D" w:rsidRPr="00EA6C1B">
              <w:rPr>
                <w:rFonts w:asciiTheme="majorBidi" w:eastAsia="Times New Roman" w:hAnsiTheme="majorBidi" w:cstheme="majorBidi"/>
                <w:sz w:val="20"/>
                <w:szCs w:val="20"/>
              </w:rPr>
              <w:t>H</w:t>
            </w:r>
            <w:r w:rsidRPr="00EA6C1B">
              <w:rPr>
                <w:rFonts w:asciiTheme="majorBidi" w:eastAsia="Times New Roman" w:hAnsiTheme="majorBidi" w:cstheme="majorBidi"/>
                <w:sz w:val="20"/>
                <w:szCs w:val="20"/>
              </w:rPr>
              <w:t xml:space="preserve">ierarchical </w:t>
            </w:r>
            <w:r w:rsidR="0065680D" w:rsidRPr="00EA6C1B">
              <w:rPr>
                <w:rFonts w:asciiTheme="majorBidi" w:eastAsia="Times New Roman" w:hAnsiTheme="majorBidi" w:cstheme="majorBidi"/>
                <w:sz w:val="20"/>
                <w:szCs w:val="20"/>
              </w:rPr>
              <w:t>F</w:t>
            </w:r>
            <w:r w:rsidRPr="00EA6C1B">
              <w:rPr>
                <w:rFonts w:asciiTheme="majorBidi" w:eastAsia="Times New Roman" w:hAnsiTheme="majorBidi" w:cstheme="majorBidi"/>
                <w:sz w:val="20"/>
                <w:szCs w:val="20"/>
              </w:rPr>
              <w:t xml:space="preserve">eature </w:t>
            </w:r>
            <w:r w:rsidR="0065680D" w:rsidRPr="00EA6C1B">
              <w:rPr>
                <w:rFonts w:asciiTheme="majorBidi" w:eastAsia="Times New Roman" w:hAnsiTheme="majorBidi" w:cstheme="majorBidi"/>
                <w:sz w:val="20"/>
                <w:szCs w:val="20"/>
              </w:rPr>
              <w:t>S</w:t>
            </w:r>
            <w:r w:rsidRPr="00EA6C1B">
              <w:rPr>
                <w:rFonts w:asciiTheme="majorBidi" w:eastAsia="Times New Roman" w:hAnsiTheme="majorBidi" w:cstheme="majorBidi"/>
                <w:sz w:val="20"/>
                <w:szCs w:val="20"/>
              </w:rPr>
              <w:t>election (HFS)</w:t>
            </w:r>
          </w:p>
        </w:tc>
        <w:tc>
          <w:tcPr>
            <w:tcW w:w="1269" w:type="dxa"/>
            <w:tcBorders>
              <w:top w:val="nil"/>
              <w:left w:val="nil"/>
              <w:bottom w:val="nil"/>
              <w:right w:val="nil"/>
            </w:tcBorders>
            <w:shd w:val="clear" w:color="auto" w:fill="auto"/>
            <w:hideMark/>
          </w:tcPr>
          <w:p w14:paraId="77EF0712" w14:textId="75C805D7"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w:t>
            </w:r>
          </w:p>
        </w:tc>
        <w:tc>
          <w:tcPr>
            <w:tcW w:w="1843" w:type="dxa"/>
            <w:tcBorders>
              <w:top w:val="nil"/>
              <w:left w:val="nil"/>
              <w:bottom w:val="nil"/>
              <w:right w:val="nil"/>
            </w:tcBorders>
            <w:shd w:val="clear" w:color="auto" w:fill="auto"/>
            <w:hideMark/>
          </w:tcPr>
          <w:p w14:paraId="27EF3161" w14:textId="2C25E3B0"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 xml:space="preserve">Word </w:t>
            </w:r>
            <w:r w:rsidR="0065680D" w:rsidRPr="00EA6C1B">
              <w:rPr>
                <w:rFonts w:asciiTheme="majorBidi" w:eastAsia="Times New Roman" w:hAnsiTheme="majorBidi" w:cstheme="majorBidi"/>
                <w:sz w:val="20"/>
                <w:szCs w:val="20"/>
              </w:rPr>
              <w:t>h</w:t>
            </w:r>
            <w:r w:rsidRPr="00EA6C1B">
              <w:rPr>
                <w:rFonts w:asciiTheme="majorBidi" w:eastAsia="Times New Roman" w:hAnsiTheme="majorBidi" w:cstheme="majorBidi"/>
                <w:sz w:val="20"/>
                <w:szCs w:val="20"/>
              </w:rPr>
              <w:t>andwriting dataset</w:t>
            </w:r>
          </w:p>
        </w:tc>
        <w:tc>
          <w:tcPr>
            <w:tcW w:w="1843" w:type="dxa"/>
            <w:tcBorders>
              <w:top w:val="nil"/>
              <w:left w:val="nil"/>
              <w:bottom w:val="nil"/>
              <w:right w:val="nil"/>
            </w:tcBorders>
            <w:shd w:val="clear" w:color="auto" w:fill="auto"/>
            <w:hideMark/>
          </w:tcPr>
          <w:p w14:paraId="1E462930" w14:textId="0F3188DE"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Improve by 0.12</w:t>
            </w:r>
          </w:p>
        </w:tc>
        <w:tc>
          <w:tcPr>
            <w:tcW w:w="1701" w:type="dxa"/>
            <w:tcBorders>
              <w:top w:val="nil"/>
              <w:left w:val="nil"/>
              <w:bottom w:val="nil"/>
              <w:right w:val="nil"/>
            </w:tcBorders>
            <w:shd w:val="clear" w:color="auto" w:fill="auto"/>
            <w:hideMark/>
          </w:tcPr>
          <w:p w14:paraId="04A6CCD7" w14:textId="246F56AD"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 xml:space="preserve">Improve </w:t>
            </w:r>
            <w:r w:rsidR="0065680D" w:rsidRPr="00EA6C1B">
              <w:rPr>
                <w:rFonts w:asciiTheme="majorBidi" w:eastAsia="Times New Roman" w:hAnsiTheme="majorBidi" w:cstheme="majorBidi"/>
                <w:sz w:val="20"/>
                <w:szCs w:val="20"/>
              </w:rPr>
              <w:t>f</w:t>
            </w:r>
            <w:r w:rsidRPr="00EA6C1B">
              <w:rPr>
                <w:rFonts w:asciiTheme="majorBidi" w:eastAsia="Times New Roman" w:hAnsiTheme="majorBidi" w:cstheme="majorBidi"/>
                <w:sz w:val="20"/>
                <w:szCs w:val="20"/>
              </w:rPr>
              <w:t>eatures selection</w:t>
            </w:r>
          </w:p>
        </w:tc>
      </w:tr>
      <w:tr w:rsidR="00EA6C1B" w:rsidRPr="00EA6C1B" w14:paraId="287C027A" w14:textId="77777777" w:rsidTr="00676BDF">
        <w:tc>
          <w:tcPr>
            <w:tcW w:w="578" w:type="dxa"/>
            <w:tcBorders>
              <w:top w:val="nil"/>
              <w:left w:val="nil"/>
              <w:bottom w:val="nil"/>
              <w:right w:val="nil"/>
            </w:tcBorders>
            <w:shd w:val="clear" w:color="auto" w:fill="auto"/>
            <w:hideMark/>
          </w:tcPr>
          <w:p w14:paraId="242AF957" w14:textId="39E2789C"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{"citationItems":[{"id":"ITEM-1","itemData":{"DOI":"10.1007/s00521-020-05101-4","ISSN":"1433-3058","abstract":"Cancer is a severe condition of uncontrolled cell division that results in a tumor formation that spreads to other tissues of the body. Therefore, the development of new medication and treatment methods for this is in demand. Classification of microarray data plays a vital role in handling such situations. The relevant gene selection is an important step for the classification of microarray data. This work presents gene encoder, an unsupervised two-stage feature selection technique for the cancer samples’ classification. The first stage aggregates three filter methods, namely principal component analysis, correlation, and spectral-based feature selection techniques. Next, the genetic algorithm is used, which evaluates the chromosome utilizing the autoencoder-based clustering. The resultant feature subset is used for the classification task. Three classifiers, namely support vector machine, k-nearest neighbors, and random forest, are used in this work to avoid the dependency on any one classifier. Six benchmark gene expression datasets are used for the performance evaluation, and a comparison is made with four state-of-the-art related algorithms. Three sets of experiments are carried out to evaluate the proposed method. These experiments are for the evaluation of the selected features based on sample-based clustering, adjusting optimal parameters, and for selecting better performing classifier. The comparison is based on accuracy, recall, false positive rate, precision, F-measure, and entropy. The obtained results suggest better performance of the current proposal.","author":[{"dropping-particle":"","family":"Uzma","given":"","non-dropping-particle":"","parse-names":false,"suffix":""},{"dropping-particle":"","family":"Al-Obeidat","given":"Feras","non-dropping-particle":"","parse-names":false,"suffix":""},{"dropping-particle":"","family":"Tubaishat","given":"Abdallah","non-dropping-particle":"","parse-names":false,"suffix":""},{"dropping-particle":"","family":"Shah","given":"Babar","non-dropping-particle":"","parse-names":false,"suffix":""},{"dropping-particle":"","family":"Halim","given":"Zahid","non-dropping-particle":"","parse-names":false,"suffix":""}],"container-title":"Neural Computing and Applications","id":"ITEM-1","issued":{"date-parts":[["2020"]]},"title":"Gene encoder: a feature selection technique through unsupervised deep learning-based clustering for large gene expression data","type":"article-journal"},"uris":["http://www.mendeley.com/documents/?uuid=391a18c2-3fab-49da-9161-6f849d2889d3"]}],"mendeley":{"formattedCitation":"[16]","plainTextFormattedCitation":"[16]","previouslyFormattedCitation":"[29]"},"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[16]</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1FAC3515" w14:textId="448D210C"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Deep learning-based clustering with GA</w:t>
            </w:r>
          </w:p>
        </w:tc>
        <w:tc>
          <w:tcPr>
            <w:tcW w:w="1269" w:type="dxa"/>
            <w:tcBorders>
              <w:top w:val="nil"/>
              <w:left w:val="nil"/>
              <w:bottom w:val="nil"/>
              <w:right w:val="nil"/>
            </w:tcBorders>
            <w:shd w:val="clear" w:color="auto" w:fill="auto"/>
            <w:hideMark/>
          </w:tcPr>
          <w:p w14:paraId="56ACEBFD" w14:textId="10C3AEC2"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KNN,</w:t>
            </w:r>
            <w:r w:rsidR="0065680D" w:rsidRPr="00EA6C1B">
              <w:rPr>
                <w:rFonts w:asciiTheme="majorBidi" w:eastAsia="Times New Roman" w:hAnsiTheme="majorBidi" w:cstheme="majorBidi"/>
                <w:sz w:val="20"/>
                <w:szCs w:val="20"/>
              </w:rPr>
              <w:t xml:space="preserve"> </w:t>
            </w:r>
            <w:r w:rsidRPr="00EA6C1B">
              <w:rPr>
                <w:rFonts w:asciiTheme="majorBidi" w:eastAsia="Times New Roman" w:hAnsiTheme="majorBidi" w:cstheme="majorBidi"/>
                <w:sz w:val="20"/>
                <w:szCs w:val="20"/>
              </w:rPr>
              <w:t>SVM, </w:t>
            </w:r>
            <w:r w:rsidR="006125A6" w:rsidRPr="00EA6C1B">
              <w:rPr>
                <w:rFonts w:asciiTheme="majorBidi" w:eastAsia="Times New Roman" w:hAnsiTheme="majorBidi" w:cstheme="majorBidi"/>
                <w:sz w:val="20"/>
                <w:szCs w:val="20"/>
              </w:rPr>
              <w:br/>
            </w:r>
            <w:r w:rsidR="0065680D" w:rsidRPr="00EA6C1B">
              <w:rPr>
                <w:rFonts w:asciiTheme="majorBidi" w:eastAsia="Times New Roman" w:hAnsiTheme="majorBidi" w:cstheme="majorBidi"/>
                <w:sz w:val="20"/>
                <w:szCs w:val="20"/>
              </w:rPr>
              <w:t>RF</w:t>
            </w:r>
          </w:p>
        </w:tc>
        <w:tc>
          <w:tcPr>
            <w:tcW w:w="1843" w:type="dxa"/>
            <w:tcBorders>
              <w:top w:val="nil"/>
              <w:left w:val="nil"/>
              <w:bottom w:val="nil"/>
              <w:right w:val="nil"/>
            </w:tcBorders>
            <w:shd w:val="clear" w:color="auto" w:fill="auto"/>
            <w:hideMark/>
          </w:tcPr>
          <w:p w14:paraId="42E6261F" w14:textId="3FD1E637"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 datasets</w:t>
            </w:r>
          </w:p>
        </w:tc>
        <w:tc>
          <w:tcPr>
            <w:tcW w:w="1843" w:type="dxa"/>
            <w:tcBorders>
              <w:top w:val="nil"/>
              <w:left w:val="nil"/>
              <w:bottom w:val="nil"/>
              <w:right w:val="nil"/>
            </w:tcBorders>
            <w:shd w:val="clear" w:color="auto" w:fill="auto"/>
            <w:hideMark/>
          </w:tcPr>
          <w:p w14:paraId="12514B9B" w14:textId="7279AD03"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0.98, 0.85 and 0.94</w:t>
            </w:r>
          </w:p>
        </w:tc>
        <w:tc>
          <w:tcPr>
            <w:tcW w:w="1701" w:type="dxa"/>
            <w:tcBorders>
              <w:top w:val="nil"/>
              <w:left w:val="nil"/>
              <w:bottom w:val="nil"/>
              <w:right w:val="nil"/>
            </w:tcBorders>
            <w:shd w:val="clear" w:color="auto" w:fill="auto"/>
            <w:hideMark/>
          </w:tcPr>
          <w:p w14:paraId="53CE32B4" w14:textId="40EF2E8C"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w:t>
            </w:r>
          </w:p>
        </w:tc>
      </w:tr>
      <w:tr w:rsidR="00EA6C1B" w:rsidRPr="00EA6C1B" w14:paraId="060A70DE" w14:textId="77777777" w:rsidTr="00BA01A7">
        <w:tc>
          <w:tcPr>
            <w:tcW w:w="578" w:type="dxa"/>
            <w:tcBorders>
              <w:top w:val="nil"/>
              <w:left w:val="nil"/>
              <w:bottom w:val="nil"/>
              <w:right w:val="nil"/>
            </w:tcBorders>
            <w:shd w:val="clear" w:color="auto" w:fill="auto"/>
            <w:hideMark/>
          </w:tcPr>
          <w:p w14:paraId="3877C90E" w14:textId="64556485"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{"citationItems":[{"id":"ITEM-1","itemData":{"DOI":"10.1007/s00521-020-05483-5","ISSN":"1433-3058","abstract":"In this work, an enhanced moth flame optimization (MFO) algorithm is proposed as a search strategy within a wrapper feature selection (FS) framework. It aims mainly to improve the classification tasks in medical applications. FS is an NP-hard problem because the run time of its procedure grows exponentially. The persistent necessity for a powerful FS system and the promising results of swarming behavior in various optimization scenarios motivated our attempts to develop a new FS approach. This paper uses a recently developed methodology inspired by the moth movement style in searching for a near-optimal feature subset for reliable disease diagnosis. The proposed modification strategy is based on two stages of enhancement. In the first stage, eight binary variants are produced using eight transfer functions. In the second stage, the Levy flight operator is integrated into the structure of MFO in combination with transfer functions. The main target is to increase the diversity of the algorithm and support the exploration of the search space. Twenty-three medical data sets downloaded from UCI, Keel, Kaggle data repositories are used to validate the proposed approaches. It has been demonstrated that the proposed approach significantly outperforms other well-known wrapper approaches across 83% of data sets. Furthermore, the proposed approach outperforms other methods in the literature across 75% of the data sets. The comparisons with filter-based approach reveal superior performance across 70% of the data sets. This work also conducts an extensive investigation of the parameters and studies the effects of different settings on the performance of the FS process. The empirical results and various comparisons reveal a remarkable effect of the Levy flight operator and transfer functions on the performance of MFO. This can be achieved through improving the diversity, achieving a greater exploration/exploitation trade-off, and enhancing the convergence trends of the optimizer.","author":[{"dropping-particle":"","family":"Abu Khurmaa","given":"Ruba","non-dropping-particle":"","parse-names":false,"suffix":""},{"dropping-particle":"","family":"Aljarah","given":"Ibrahim","non-dropping-particle":"","parse-names":false,"suffix":""},{"dropping-particle":"","family":"Sharieh","given":"Ahmad","non-dropping-particle":"","parse-names":false,"suffix":""}],"container-title":"Neural Computing and Applications","id":"ITEM-1","issued":{"date-parts":[["2020"]]},"title":"An intelligent feature selection approach based on moth flame optimization for medical diagnosis","type":"article-journal"},"uris":["http://www.mendeley.com/documents/?uuid=f2b2d127-87b4-4db0-b7e3-c88b0192748f"]}],"mendeley":{"formattedCitation":"[14]","plainTextFormattedCitation":"[14]","previouslyFormattedCitation":"[1]"},"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[14]</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6668E38B" w14:textId="716D04F2"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Improve</w:t>
            </w:r>
            <w:r w:rsidR="00165848" w:rsidRPr="00EA6C1B">
              <w:rPr>
                <w:rFonts w:asciiTheme="majorBidi" w:eastAsia="Times New Roman" w:hAnsiTheme="majorBidi" w:cstheme="majorBidi"/>
                <w:sz w:val="20"/>
                <w:szCs w:val="20"/>
              </w:rPr>
              <w:t>d</w:t>
            </w:r>
            <w:r w:rsidRPr="00EA6C1B">
              <w:rPr>
                <w:rFonts w:asciiTheme="majorBidi" w:eastAsia="Times New Roman" w:hAnsiTheme="majorBidi" w:cstheme="majorBidi"/>
                <w:sz w:val="20"/>
                <w:szCs w:val="20"/>
              </w:rPr>
              <w:t xml:space="preserve"> MFO</w:t>
            </w:r>
          </w:p>
        </w:tc>
        <w:tc>
          <w:tcPr>
            <w:tcW w:w="1269" w:type="dxa"/>
            <w:tcBorders>
              <w:top w:val="nil"/>
              <w:left w:val="nil"/>
              <w:bottom w:val="nil"/>
              <w:right w:val="nil"/>
            </w:tcBorders>
            <w:shd w:val="clear" w:color="auto" w:fill="auto"/>
            <w:hideMark/>
          </w:tcPr>
          <w:p w14:paraId="60EE33F2" w14:textId="3379C459"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KNN</w:t>
            </w:r>
          </w:p>
        </w:tc>
        <w:tc>
          <w:tcPr>
            <w:tcW w:w="1843" w:type="dxa"/>
            <w:tcBorders>
              <w:top w:val="nil"/>
              <w:left w:val="nil"/>
              <w:bottom w:val="nil"/>
              <w:right w:val="nil"/>
            </w:tcBorders>
            <w:shd w:val="clear" w:color="auto" w:fill="auto"/>
            <w:hideMark/>
          </w:tcPr>
          <w:p w14:paraId="2D4BACB2" w14:textId="616E67D7"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Medical dataset UCI and Kaggle</w:t>
            </w:r>
          </w:p>
        </w:tc>
        <w:tc>
          <w:tcPr>
            <w:tcW w:w="1843" w:type="dxa"/>
            <w:tcBorders>
              <w:top w:val="nil"/>
              <w:left w:val="nil"/>
              <w:bottom w:val="nil"/>
              <w:right w:val="nil"/>
            </w:tcBorders>
            <w:shd w:val="clear" w:color="auto" w:fill="auto"/>
            <w:hideMark/>
          </w:tcPr>
          <w:p w14:paraId="4B2D0414" w14:textId="63929751" w:rsidR="00357DD7" w:rsidRPr="00EA6C1B" w:rsidRDefault="00357DD7" w:rsidP="002C22DC">
            <w:pPr>
              <w:shd w:val="clear" w:color="auto" w:fill="FFFFFF"/>
              <w:spacing w:after="0" w:line="276" w:lineRule="auto"/>
              <w:ind w:right="-303"/>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Outperforms other methods in the literature across 75% of the data set</w:t>
            </w:r>
          </w:p>
        </w:tc>
        <w:tc>
          <w:tcPr>
            <w:tcW w:w="1701" w:type="dxa"/>
            <w:tcBorders>
              <w:top w:val="nil"/>
              <w:left w:val="nil"/>
              <w:bottom w:val="nil"/>
              <w:right w:val="nil"/>
            </w:tcBorders>
            <w:shd w:val="clear" w:color="auto" w:fill="auto"/>
            <w:hideMark/>
          </w:tcPr>
          <w:p w14:paraId="19023DD2" w14:textId="3CA1C6CA" w:rsidR="00357DD7" w:rsidRPr="00EA6C1B" w:rsidRDefault="0065680D"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M</w:t>
            </w:r>
            <w:r w:rsidR="00357DD7" w:rsidRPr="00EA6C1B">
              <w:rPr>
                <w:rFonts w:asciiTheme="majorBidi" w:eastAsia="Times New Roman" w:hAnsiTheme="majorBidi" w:cstheme="majorBidi"/>
                <w:sz w:val="20"/>
                <w:szCs w:val="20"/>
              </w:rPr>
              <w:t>edical diagnosis</w:t>
            </w:r>
          </w:p>
        </w:tc>
      </w:tr>
      <w:tr w:rsidR="00C2490B" w:rsidRPr="00EA6C1B" w14:paraId="42E7EBA6" w14:textId="77777777" w:rsidTr="00BA01A7">
        <w:tc>
          <w:tcPr>
            <w:tcW w:w="578" w:type="dxa"/>
            <w:tcBorders>
              <w:top w:val="nil"/>
              <w:left w:val="nil"/>
              <w:bottom w:val="single" w:sz="4" w:space="0" w:color="auto"/>
              <w:right w:val="nil"/>
            </w:tcBorders>
            <w:shd w:val="clear" w:color="auto" w:fill="auto"/>
            <w:hideMark/>
          </w:tcPr>
          <w:p w14:paraId="5998A460" w14:textId="6CC87F3E"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{"citationItems":[{"id":"ITEM-1","itemData":{"DOI":"10.1007/s00521-020-05367-8","ISSN":"1433-3058","abstract":"Cancer is the major leading reason of death around the world. However, the early identification and prediction of a cancer type is very critical for patient’s health. Recently, microarray gene expression data was utilized for efficient and early diagnosis of cancer. Previous work shows that microarray data has two major issues which are high dimensionality and small sample size. Several researchers have analyzed and evaluated the cancer classification problem using different statistical and machine learning-based approaches but there are still some issues with these approaches that make cancer classification a nontrivial task. Such as, the inability of certain machine learning algorithms to use unstructured data has limited their utility in the cancer classification process. Convolutional neural networks are proven to very suitable to analyze variety of unstructured data. This ability allowed the deep learning algorithms to play a vibrant part in early detection of cancer through data classification. In this research, a hybrid deep learning model based on Laplacian Score-Convolutional Neural Network (LS-CNN) is employed for the classification of given cancer’s data. The performance of the proposed system was evaluated on 10 different benchmark datasets using various performance measurement metrics such as accuracy and confusion matrix. The experimental results conclude that proposed LS-CNN model outperformed compared to traditional machine learning and recently used deep learning approaches.","author":[{"dropping-particle":"","family":"Shah","given":"Shamveel Hussain","non-dropping-particle":"","parse-names":false,"suffix":""},{"dropping-particle":"","family":"Iqbal","given":"Muhammad Javed","non-dropping-particle":"","parse-names":false,"suffix":""},{"dropping-particle":"","family":"Ahmad","given":"Iftikhar","non-dropping-particle":"","parse-names":false,"suffix":""},{"dropping-particle":"","family":"Khan","given":"Suleman","non-dropping-particle":"","parse-names":false,"suffix":""},{"dropping-particle":"","family":"Rodrigues","given":"Joel J P C","non-dropping-particle":"","parse-names":false,"suffix":""}],"container-title":"Neural Computing and Applications","id":"ITEM-1","issued":{"date-parts":[["2020"]]},"title":"Optimized gene selection and classification of cancer from microarray gene expression data using deep learning","type":"article-journal"},"uris":["http://www.mendeley.com/documents/?uuid=48d40caa-b2fa-4642-8b84-312d321b9d8a"]}],"mendeley":{"formattedCitation":"[17]","plainTextFormattedCitation":"[17]","previouslyFormattedCitation":"[27]"},"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[17]</w:t>
            </w:r>
            <w:r w:rsidRPr="00EA6C1B">
              <w:rPr>
                <w:rFonts w:asciiTheme="majorBidi" w:eastAsia="Times New Roman" w:hAnsiTheme="majorBidi" w:cstheme="majorBidi"/>
                <w:sz w:val="20"/>
                <w:szCs w:val="20"/>
              </w:rPr>
              <w:fldChar w:fldCharType="end"/>
            </w:r>
          </w:p>
        </w:tc>
        <w:tc>
          <w:tcPr>
            <w:tcW w:w="2114" w:type="dxa"/>
            <w:tcBorders>
              <w:top w:val="nil"/>
              <w:left w:val="nil"/>
              <w:bottom w:val="single" w:sz="4" w:space="0" w:color="auto"/>
              <w:right w:val="nil"/>
            </w:tcBorders>
            <w:shd w:val="clear" w:color="auto" w:fill="auto"/>
            <w:hideMark/>
          </w:tcPr>
          <w:p w14:paraId="4FE6EBC3" w14:textId="160B03B4"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LS-CNN</w:t>
            </w:r>
          </w:p>
        </w:tc>
        <w:tc>
          <w:tcPr>
            <w:tcW w:w="1269" w:type="dxa"/>
            <w:tcBorders>
              <w:top w:val="nil"/>
              <w:left w:val="nil"/>
              <w:bottom w:val="single" w:sz="4" w:space="0" w:color="auto"/>
              <w:right w:val="nil"/>
            </w:tcBorders>
            <w:shd w:val="clear" w:color="auto" w:fill="auto"/>
            <w:hideMark/>
          </w:tcPr>
          <w:p w14:paraId="68EF7F77" w14:textId="0AD3581D"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LS-CNN</w:t>
            </w:r>
          </w:p>
        </w:tc>
        <w:tc>
          <w:tcPr>
            <w:tcW w:w="1843" w:type="dxa"/>
            <w:tcBorders>
              <w:top w:val="nil"/>
              <w:left w:val="nil"/>
              <w:bottom w:val="single" w:sz="4" w:space="0" w:color="auto"/>
              <w:right w:val="nil"/>
            </w:tcBorders>
            <w:shd w:val="clear" w:color="auto" w:fill="auto"/>
            <w:hideMark/>
          </w:tcPr>
          <w:p w14:paraId="46F9DA16" w14:textId="68E8123F"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 datasets</w:t>
            </w:r>
          </w:p>
        </w:tc>
        <w:tc>
          <w:tcPr>
            <w:tcW w:w="1843" w:type="dxa"/>
            <w:tcBorders>
              <w:top w:val="nil"/>
              <w:left w:val="nil"/>
              <w:bottom w:val="single" w:sz="4" w:space="0" w:color="auto"/>
              <w:right w:val="nil"/>
            </w:tcBorders>
            <w:shd w:val="clear" w:color="auto" w:fill="auto"/>
            <w:hideMark/>
          </w:tcPr>
          <w:p w14:paraId="7A30605F" w14:textId="2A10E031"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0.93</w:t>
            </w:r>
          </w:p>
        </w:tc>
        <w:tc>
          <w:tcPr>
            <w:tcW w:w="1701" w:type="dxa"/>
            <w:tcBorders>
              <w:top w:val="nil"/>
              <w:left w:val="nil"/>
              <w:bottom w:val="single" w:sz="4" w:space="0" w:color="auto"/>
              <w:right w:val="nil"/>
            </w:tcBorders>
            <w:shd w:val="clear" w:color="auto" w:fill="auto"/>
            <w:hideMark/>
          </w:tcPr>
          <w:p w14:paraId="2CEE094F" w14:textId="64758174"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w:t>
            </w:r>
          </w:p>
        </w:tc>
      </w:tr>
    </w:tbl>
    <w:p w14:paraId="75F6171C" w14:textId="77777777" w:rsidR="004604DF" w:rsidRPr="00EA6C1B" w:rsidRDefault="004604DF" w:rsidP="004604DF">
      <w:pPr>
        <w:pStyle w:val="NoSpacing"/>
        <w:shd w:val="clear" w:color="auto" w:fill="FFFFFF" w:themeFill="background1"/>
        <w:spacing w:line="360" w:lineRule="auto"/>
        <w:ind w:firstLine="720"/>
        <w:jc w:val="both"/>
        <w:rPr>
          <w:rFonts w:asciiTheme="majorBidi" w:eastAsia="Times New Roman" w:hAnsiTheme="majorBidi" w:cstheme="majorBidi"/>
        </w:rPr>
      </w:pPr>
    </w:p>
    <w:p w14:paraId="31A4BB39" w14:textId="7F8BEC47" w:rsidR="00175438" w:rsidRPr="00EA6C1B" w:rsidRDefault="00175438" w:rsidP="00AC4C18">
      <w:pPr>
        <w:pStyle w:val="Heading1"/>
        <w:numPr>
          <w:ilvl w:val="0"/>
          <w:numId w:val="16"/>
        </w:numPr>
        <w:spacing w:before="240" w:beforeAutospacing="0" w:after="120" w:afterAutospacing="0" w:line="360" w:lineRule="auto"/>
        <w:ind w:left="562" w:hanging="562"/>
        <w:rPr>
          <w:sz w:val="28"/>
          <w:szCs w:val="28"/>
        </w:rPr>
      </w:pPr>
      <w:r w:rsidRPr="00EA6C1B">
        <w:rPr>
          <w:sz w:val="28"/>
          <w:szCs w:val="28"/>
        </w:rPr>
        <w:t>Preliminaries</w:t>
      </w:r>
    </w:p>
    <w:p w14:paraId="09B61466" w14:textId="41F9CD7D" w:rsidR="001B3C86" w:rsidRPr="00EA6C1B" w:rsidRDefault="00BD1530" w:rsidP="005741F0">
      <w:pPr>
        <w:pStyle w:val="NoSpacing"/>
        <w:shd w:val="clear" w:color="auto" w:fill="FFFFFF" w:themeFill="background1"/>
        <w:spacing w:line="360" w:lineRule="auto"/>
        <w:jc w:val="both"/>
        <w:rPr>
          <w:rFonts w:asciiTheme="majorBidi" w:eastAsia="Times New Roman" w:hAnsiTheme="majorBidi" w:cstheme="majorBidi"/>
          <w:lang w:val="en-GB"/>
        </w:rPr>
      </w:pPr>
      <w:r w:rsidRPr="00EA6C1B">
        <w:rPr>
          <w:rFonts w:asciiTheme="majorBidi" w:eastAsia="Times New Roman" w:hAnsiTheme="majorBidi" w:cstheme="majorBidi"/>
          <w:lang w:val="en-GB"/>
        </w:rPr>
        <w:t xml:space="preserve">In this section, we </w:t>
      </w:r>
      <w:r w:rsidR="008A0B6E" w:rsidRPr="00EA6C1B">
        <w:rPr>
          <w:rFonts w:asciiTheme="majorBidi" w:eastAsia="Times New Roman" w:hAnsiTheme="majorBidi" w:cstheme="majorBidi"/>
          <w:lang w:val="en-GB"/>
        </w:rPr>
        <w:t xml:space="preserve">formally describe </w:t>
      </w:r>
      <w:r w:rsidR="004147C6" w:rsidRPr="00EA6C1B">
        <w:rPr>
          <w:rFonts w:asciiTheme="majorBidi" w:eastAsia="Times New Roman" w:hAnsiTheme="majorBidi" w:cstheme="majorBidi"/>
          <w:lang w:val="en-GB"/>
        </w:rPr>
        <w:t>th</w:t>
      </w:r>
      <w:r w:rsidR="00175438" w:rsidRPr="00EA6C1B">
        <w:rPr>
          <w:rFonts w:asciiTheme="majorBidi" w:eastAsia="Times New Roman" w:hAnsiTheme="majorBidi" w:cstheme="majorBidi"/>
          <w:lang w:val="en-GB"/>
        </w:rPr>
        <w:t>e</w:t>
      </w:r>
      <w:r w:rsidRPr="00EA6C1B">
        <w:rPr>
          <w:rFonts w:asciiTheme="majorBidi" w:eastAsia="Times New Roman" w:hAnsiTheme="majorBidi" w:cstheme="majorBidi"/>
          <w:lang w:val="en-GB"/>
        </w:rPr>
        <w:t xml:space="preserve"> main</w:t>
      </w:r>
      <w:r w:rsidR="001B3C86" w:rsidRPr="00EA6C1B">
        <w:rPr>
          <w:rFonts w:asciiTheme="majorBidi" w:eastAsia="Times New Roman" w:hAnsiTheme="majorBidi" w:cstheme="majorBidi"/>
          <w:lang w:val="en-GB"/>
        </w:rPr>
        <w:t xml:space="preserve"> </w:t>
      </w:r>
      <w:r w:rsidRPr="00EA6C1B">
        <w:rPr>
          <w:rFonts w:asciiTheme="majorBidi" w:eastAsia="Times New Roman" w:hAnsiTheme="majorBidi" w:cstheme="majorBidi"/>
          <w:lang w:val="en-GB"/>
        </w:rPr>
        <w:t>algorithms</w:t>
      </w:r>
      <w:r w:rsidR="0094305B">
        <w:rPr>
          <w:rFonts w:asciiTheme="majorBidi" w:eastAsia="Times New Roman" w:hAnsiTheme="majorBidi" w:cstheme="majorBidi"/>
          <w:lang w:val="en-GB"/>
        </w:rPr>
        <w:t xml:space="preserve">; </w:t>
      </w:r>
      <w:r w:rsidR="0094305B" w:rsidRPr="0094305B">
        <w:rPr>
          <w:rFonts w:asciiTheme="majorBidi" w:eastAsia="Times New Roman" w:hAnsiTheme="majorBidi" w:cstheme="majorBidi"/>
          <w:highlight w:val="yellow"/>
          <w:lang w:val="en-GB"/>
        </w:rPr>
        <w:t xml:space="preserve">namely, </w:t>
      </w:r>
      <w:r w:rsidR="004750F0">
        <w:rPr>
          <w:rFonts w:asciiTheme="majorBidi" w:eastAsia="Times New Roman" w:hAnsiTheme="majorBidi" w:cstheme="majorBidi"/>
          <w:highlight w:val="yellow"/>
          <w:lang w:val="en-GB"/>
        </w:rPr>
        <w:t xml:space="preserve">the </w:t>
      </w:r>
      <w:r w:rsidR="0094305B" w:rsidRPr="0094305B">
        <w:rPr>
          <w:rFonts w:asciiTheme="majorBidi" w:eastAsia="Times New Roman" w:hAnsiTheme="majorBidi" w:cstheme="majorBidi"/>
          <w:highlight w:val="yellow"/>
          <w:lang w:val="en-GB"/>
        </w:rPr>
        <w:t>cuttlefish algorithm and genetic algorithm,</w:t>
      </w:r>
      <w:r w:rsidR="0094305B">
        <w:rPr>
          <w:rFonts w:asciiTheme="majorBidi" w:eastAsia="Times New Roman" w:hAnsiTheme="majorBidi" w:cstheme="majorBidi"/>
          <w:lang w:val="en-GB"/>
        </w:rPr>
        <w:t xml:space="preserve"> which are </w:t>
      </w:r>
      <w:r w:rsidRPr="00EA6C1B">
        <w:rPr>
          <w:rFonts w:asciiTheme="majorBidi" w:eastAsia="Times New Roman" w:hAnsiTheme="majorBidi" w:cstheme="majorBidi"/>
          <w:lang w:val="en-GB"/>
        </w:rPr>
        <w:t xml:space="preserve">used </w:t>
      </w:r>
      <w:r w:rsidR="00FA101A" w:rsidRPr="00EA6C1B">
        <w:rPr>
          <w:rFonts w:asciiTheme="majorBidi" w:eastAsia="Times New Roman" w:hAnsiTheme="majorBidi" w:cstheme="majorBidi"/>
          <w:lang w:val="en-GB"/>
        </w:rPr>
        <w:t>throughout</w:t>
      </w:r>
      <w:r w:rsidRPr="00EA6C1B">
        <w:rPr>
          <w:rFonts w:asciiTheme="majorBidi" w:eastAsia="Times New Roman" w:hAnsiTheme="majorBidi" w:cstheme="majorBidi"/>
          <w:lang w:val="en-GB"/>
        </w:rPr>
        <w:t xml:space="preserve"> this </w:t>
      </w:r>
      <w:r w:rsidR="00FA101A" w:rsidRPr="00EA6C1B">
        <w:rPr>
          <w:rFonts w:asciiTheme="majorBidi" w:eastAsia="Times New Roman" w:hAnsiTheme="majorBidi" w:cstheme="majorBidi"/>
          <w:lang w:val="en-GB"/>
        </w:rPr>
        <w:t>paper</w:t>
      </w:r>
      <w:r w:rsidR="00950E94" w:rsidRPr="00EA6C1B">
        <w:rPr>
          <w:rFonts w:asciiTheme="majorBidi" w:eastAsia="Times New Roman" w:hAnsiTheme="majorBidi" w:cstheme="majorBidi"/>
          <w:lang w:val="en-GB"/>
        </w:rPr>
        <w:t xml:space="preserve"> to better understand the research context</w:t>
      </w:r>
      <w:r w:rsidRPr="00EA6C1B">
        <w:rPr>
          <w:rFonts w:asciiTheme="majorBidi" w:eastAsia="Times New Roman" w:hAnsiTheme="majorBidi" w:cstheme="majorBidi"/>
          <w:lang w:val="en-GB"/>
        </w:rPr>
        <w:t>.</w:t>
      </w:r>
    </w:p>
    <w:p w14:paraId="181EB05C" w14:textId="275388F0" w:rsidR="00175438" w:rsidRPr="00EA6C1B" w:rsidRDefault="00175438" w:rsidP="00CC5694">
      <w:pPr>
        <w:pStyle w:val="Heading2"/>
        <w:spacing w:before="120" w:after="120" w:line="360" w:lineRule="auto"/>
        <w:ind w:left="540" w:hanging="540"/>
        <w:rPr>
          <w:rStyle w:val="Emphasis"/>
          <w:rFonts w:asciiTheme="majorBidi" w:hAnsiTheme="majorBidi"/>
          <w:i w:val="0"/>
          <w:iCs w:val="0"/>
          <w:color w:val="auto"/>
          <w:sz w:val="28"/>
          <w:szCs w:val="28"/>
        </w:rPr>
      </w:pPr>
      <w:r w:rsidRPr="00EA6C1B">
        <w:rPr>
          <w:rStyle w:val="Emphasis"/>
          <w:rFonts w:asciiTheme="majorBidi" w:hAnsiTheme="majorBidi"/>
          <w:b/>
          <w:bCs/>
          <w:i w:val="0"/>
          <w:iCs w:val="0"/>
          <w:color w:val="auto"/>
          <w:sz w:val="28"/>
          <w:szCs w:val="28"/>
        </w:rPr>
        <w:t>3.1</w:t>
      </w:r>
      <w:r w:rsidRPr="00EA6C1B">
        <w:rPr>
          <w:rStyle w:val="Emphasis"/>
          <w:rFonts w:asciiTheme="majorBidi" w:hAnsiTheme="majorBidi"/>
          <w:b/>
          <w:bCs/>
          <w:color w:val="auto"/>
          <w:sz w:val="28"/>
          <w:szCs w:val="28"/>
        </w:rPr>
        <w:t xml:space="preserve"> </w:t>
      </w:r>
      <w:r w:rsidR="00CC5694">
        <w:rPr>
          <w:rStyle w:val="Emphasis"/>
          <w:rFonts w:asciiTheme="majorBidi" w:hAnsiTheme="majorBidi"/>
          <w:b/>
          <w:bCs/>
          <w:i w:val="0"/>
          <w:iCs w:val="0"/>
          <w:color w:val="auto"/>
          <w:sz w:val="28"/>
          <w:szCs w:val="28"/>
        </w:rPr>
        <w:tab/>
      </w:r>
      <w:r w:rsidRPr="00EA6C1B">
        <w:rPr>
          <w:rStyle w:val="Emphasis"/>
          <w:rFonts w:asciiTheme="majorBidi" w:hAnsiTheme="majorBidi"/>
          <w:b/>
          <w:bCs/>
          <w:i w:val="0"/>
          <w:iCs w:val="0"/>
          <w:color w:val="auto"/>
          <w:sz w:val="28"/>
          <w:szCs w:val="28"/>
        </w:rPr>
        <w:t xml:space="preserve">Cuttlefish </w:t>
      </w:r>
      <w:r w:rsidR="008B2E7B" w:rsidRPr="00EA6C1B">
        <w:rPr>
          <w:rStyle w:val="Emphasis"/>
          <w:rFonts w:asciiTheme="majorBidi" w:hAnsiTheme="majorBidi"/>
          <w:b/>
          <w:bCs/>
          <w:i w:val="0"/>
          <w:iCs w:val="0"/>
          <w:color w:val="auto"/>
          <w:sz w:val="28"/>
          <w:szCs w:val="28"/>
        </w:rPr>
        <w:t>a</w:t>
      </w:r>
      <w:r w:rsidRPr="00EA6C1B">
        <w:rPr>
          <w:rStyle w:val="Emphasis"/>
          <w:rFonts w:asciiTheme="majorBidi" w:hAnsiTheme="majorBidi"/>
          <w:b/>
          <w:bCs/>
          <w:i w:val="0"/>
          <w:iCs w:val="0"/>
          <w:color w:val="auto"/>
          <w:sz w:val="28"/>
          <w:szCs w:val="28"/>
        </w:rPr>
        <w:t>lgorithm</w:t>
      </w:r>
      <w:r w:rsidRPr="00EA6C1B">
        <w:rPr>
          <w:rStyle w:val="Emphasis"/>
          <w:rFonts w:asciiTheme="majorBidi" w:hAnsiTheme="majorBidi"/>
          <w:i w:val="0"/>
          <w:iCs w:val="0"/>
          <w:color w:val="auto"/>
          <w:sz w:val="28"/>
          <w:szCs w:val="28"/>
        </w:rPr>
        <w:t xml:space="preserve"> </w:t>
      </w:r>
    </w:p>
    <w:p w14:paraId="6E0889CC" w14:textId="08E20107" w:rsidR="00FC096D" w:rsidRPr="00EA6C1B" w:rsidRDefault="006057CC" w:rsidP="00F16AE9">
      <w:pPr>
        <w:pStyle w:val="NoSpacing"/>
        <w:shd w:val="clear" w:color="auto" w:fill="FFFFFF" w:themeFill="background1"/>
        <w:spacing w:line="360" w:lineRule="auto"/>
        <w:jc w:val="both"/>
        <w:rPr>
          <w:rStyle w:val="Emphasis"/>
          <w:rFonts w:asciiTheme="majorBidi" w:hAnsiTheme="majorBidi" w:cstheme="majorBidi"/>
          <w:i w:val="0"/>
          <w:iCs w:val="0"/>
        </w:rPr>
      </w:pPr>
      <w:r w:rsidRPr="00EA6C1B">
        <w:rPr>
          <w:rStyle w:val="Emphasis"/>
          <w:rFonts w:asciiTheme="majorBidi" w:hAnsiTheme="majorBidi" w:cstheme="majorBidi"/>
          <w:i w:val="0"/>
          <w:iCs w:val="0"/>
        </w:rPr>
        <w:t xml:space="preserve">The </w:t>
      </w:r>
      <w:r w:rsidR="002F680D" w:rsidRPr="00EA6C1B">
        <w:rPr>
          <w:rStyle w:val="Emphasis"/>
          <w:rFonts w:asciiTheme="majorBidi" w:hAnsiTheme="majorBidi" w:cstheme="majorBidi"/>
          <w:i w:val="0"/>
          <w:iCs w:val="0"/>
        </w:rPr>
        <w:t>C</w:t>
      </w:r>
      <w:r w:rsidRPr="00EA6C1B">
        <w:rPr>
          <w:rStyle w:val="Emphasis"/>
          <w:rFonts w:asciiTheme="majorBidi" w:hAnsiTheme="majorBidi" w:cstheme="majorBidi"/>
          <w:i w:val="0"/>
          <w:iCs w:val="0"/>
        </w:rPr>
        <w:t xml:space="preserve">uttlefish </w:t>
      </w:r>
      <w:r w:rsidR="002F680D" w:rsidRPr="00EA6C1B">
        <w:rPr>
          <w:rStyle w:val="Emphasis"/>
          <w:rFonts w:asciiTheme="majorBidi" w:hAnsiTheme="majorBidi" w:cstheme="majorBidi"/>
          <w:i w:val="0"/>
          <w:iCs w:val="0"/>
        </w:rPr>
        <w:t>A</w:t>
      </w:r>
      <w:r w:rsidRPr="00EA6C1B">
        <w:rPr>
          <w:rStyle w:val="Emphasis"/>
          <w:rFonts w:asciiTheme="majorBidi" w:hAnsiTheme="majorBidi" w:cstheme="majorBidi"/>
          <w:i w:val="0"/>
          <w:iCs w:val="0"/>
        </w:rPr>
        <w:t>lgorithm</w:t>
      </w:r>
      <w:r w:rsidR="002F680D" w:rsidRPr="00EA6C1B">
        <w:rPr>
          <w:rStyle w:val="Emphasis"/>
          <w:rFonts w:asciiTheme="majorBidi" w:hAnsiTheme="majorBidi" w:cstheme="majorBidi"/>
          <w:i w:val="0"/>
          <w:iCs w:val="0"/>
        </w:rPr>
        <w:t xml:space="preserve"> (CFA)</w:t>
      </w:r>
      <w:r w:rsidRPr="00EA6C1B">
        <w:rPr>
          <w:rStyle w:val="Emphasis"/>
          <w:rFonts w:asciiTheme="majorBidi" w:hAnsiTheme="majorBidi" w:cstheme="majorBidi"/>
          <w:i w:val="0"/>
          <w:iCs w:val="0"/>
        </w:rPr>
        <w:t xml:space="preserve"> </w:t>
      </w:r>
      <w:r w:rsidR="00005289" w:rsidRPr="00EA6C1B">
        <w:rPr>
          <w:rStyle w:val="Emphasis"/>
          <w:rFonts w:asciiTheme="majorBidi" w:hAnsiTheme="majorBidi" w:cstheme="majorBidi"/>
          <w:i w:val="0"/>
          <w:iCs w:val="0"/>
        </w:rPr>
        <w:t xml:space="preserve">was proposed in </w:t>
      </w:r>
      <w:r w:rsidR="00005289" w:rsidRPr="00EA6C1B">
        <w:rPr>
          <w:rStyle w:val="Emphasis"/>
          <w:rFonts w:asciiTheme="majorBidi" w:hAnsiTheme="majorBidi" w:cstheme="majorBidi"/>
          <w:i w:val="0"/>
          <w:iCs w:val="0"/>
          <w:rtl/>
        </w:rPr>
        <w:fldChar w:fldCharType="begin" w:fldLock="1"/>
      </w:r>
      <w:r w:rsidR="002463D6" w:rsidRPr="00EA6C1B">
        <w:rPr>
          <w:rStyle w:val="Emphasis"/>
          <w:rFonts w:asciiTheme="majorBidi" w:hAnsiTheme="majorBidi" w:cstheme="majorBidi"/>
          <w:i w:val="0"/>
          <w:iCs w:val="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Scientific \\&amp; Engineering Research","id":"ITEM-1","issue":"9","issued":{"date-parts":[["2013"]]},"page":"1978-1986","title":"Cuttlefish algorithm-a novel bio-inspired optimization algorithm","type":"article-journal","volume":"4"},"uris":["http://www.mendeley.com/documents/?uuid=69b86cf6-e4f3-4c2c-8d95-5bae78df3980"]}],"mendeley":{"formattedCitation":"[21]","plainTextFormattedCitation":"[21]","previouslyFormattedCitation":"[7]"},"properties":{"noteIndex":0},"schema":"https://github.com/citation-style-language/schema/raw/master/csl-citation.json"}</w:instrText>
      </w:r>
      <w:r w:rsidR="00005289" w:rsidRPr="00EA6C1B">
        <w:rPr>
          <w:rStyle w:val="Emphasis"/>
          <w:rFonts w:asciiTheme="majorBidi" w:hAnsiTheme="majorBidi" w:cstheme="majorBidi"/>
          <w:i w:val="0"/>
          <w:iCs w:val="0"/>
          <w:rtl/>
        </w:rPr>
        <w:fldChar w:fldCharType="separate"/>
      </w:r>
      <w:r w:rsidR="002463D6" w:rsidRPr="00EA6C1B">
        <w:rPr>
          <w:rStyle w:val="Emphasis"/>
          <w:rFonts w:asciiTheme="majorBidi" w:hAnsiTheme="majorBidi" w:cstheme="majorBidi"/>
          <w:i w:val="0"/>
          <w:iCs w:val="0"/>
          <w:noProof/>
        </w:rPr>
        <w:t>[21]</w:t>
      </w:r>
      <w:r w:rsidR="00005289" w:rsidRPr="00EA6C1B">
        <w:rPr>
          <w:rStyle w:val="Emphasis"/>
          <w:rFonts w:asciiTheme="majorBidi" w:hAnsiTheme="majorBidi" w:cstheme="majorBidi"/>
          <w:i w:val="0"/>
          <w:iCs w:val="0"/>
          <w:rtl/>
        </w:rPr>
        <w:fldChar w:fldCharType="end"/>
      </w:r>
      <w:r w:rsidR="00005289" w:rsidRPr="00EA6C1B">
        <w:rPr>
          <w:rStyle w:val="Emphasis"/>
          <w:rFonts w:asciiTheme="majorBidi" w:hAnsiTheme="majorBidi" w:cstheme="majorBidi"/>
          <w:i w:val="0"/>
          <w:iCs w:val="0"/>
        </w:rPr>
        <w:t xml:space="preserve"> as</w:t>
      </w:r>
      <w:r w:rsidRPr="00EA6C1B">
        <w:rPr>
          <w:rStyle w:val="Emphasis"/>
          <w:rFonts w:asciiTheme="majorBidi" w:hAnsiTheme="majorBidi" w:cstheme="majorBidi"/>
          <w:i w:val="0"/>
          <w:iCs w:val="0"/>
        </w:rPr>
        <w:t xml:space="preserve"> </w:t>
      </w:r>
      <w:r w:rsidR="002F680D" w:rsidRPr="00EA6C1B">
        <w:rPr>
          <w:rStyle w:val="Emphasis"/>
          <w:rFonts w:asciiTheme="majorBidi" w:hAnsiTheme="majorBidi" w:cstheme="majorBidi"/>
          <w:i w:val="0"/>
          <w:iCs w:val="0"/>
        </w:rPr>
        <w:t xml:space="preserve">a bio-inspired optimization algorithm </w:t>
      </w:r>
      <w:r w:rsidR="00005289" w:rsidRPr="00EA6C1B">
        <w:rPr>
          <w:rStyle w:val="Emphasis"/>
          <w:rFonts w:asciiTheme="majorBidi" w:hAnsiTheme="majorBidi" w:cstheme="majorBidi"/>
          <w:i w:val="0"/>
          <w:iCs w:val="0"/>
        </w:rPr>
        <w:t>that mimics the color-changing behavior of a marine animal called cuttlefish</w:t>
      </w:r>
      <w:r w:rsidR="00F07DC1" w:rsidRPr="00EA6C1B">
        <w:rPr>
          <w:rStyle w:val="Emphasis"/>
          <w:rFonts w:asciiTheme="majorBidi" w:hAnsiTheme="majorBidi" w:cstheme="majorBidi"/>
          <w:i w:val="0"/>
          <w:iCs w:val="0"/>
        </w:rPr>
        <w:t xml:space="preserve">. </w:t>
      </w:r>
      <w:r w:rsidR="00673A95" w:rsidRPr="00EA6C1B">
        <w:rPr>
          <w:rStyle w:val="Emphasis"/>
          <w:rFonts w:asciiTheme="majorBidi" w:hAnsiTheme="majorBidi" w:cstheme="majorBidi"/>
          <w:i w:val="0"/>
          <w:iCs w:val="0"/>
        </w:rPr>
        <w:t xml:space="preserve">Compared to other </w:t>
      </w:r>
      <w:r w:rsidR="0054093E" w:rsidRPr="00EA6C1B">
        <w:rPr>
          <w:rStyle w:val="Emphasis"/>
          <w:rFonts w:asciiTheme="majorBidi" w:hAnsiTheme="majorBidi" w:cstheme="majorBidi"/>
          <w:i w:val="0"/>
          <w:iCs w:val="0"/>
        </w:rPr>
        <w:t xml:space="preserve">bio-inspired </w:t>
      </w:r>
      <w:r w:rsidR="00673A95" w:rsidRPr="00EA6C1B">
        <w:rPr>
          <w:rStyle w:val="Emphasis"/>
          <w:rFonts w:asciiTheme="majorBidi" w:hAnsiTheme="majorBidi" w:cstheme="majorBidi"/>
          <w:i w:val="0"/>
          <w:iCs w:val="0"/>
        </w:rPr>
        <w:t xml:space="preserve">algorithms such as </w:t>
      </w:r>
      <w:r w:rsidR="00BB7B07" w:rsidRPr="00EA6C1B">
        <w:rPr>
          <w:rStyle w:val="Emphasis"/>
          <w:rFonts w:asciiTheme="majorBidi" w:hAnsiTheme="majorBidi" w:cstheme="majorBidi"/>
          <w:i w:val="0"/>
          <w:iCs w:val="0"/>
          <w:lang w:val="en-GB"/>
        </w:rPr>
        <w:t>GA</w:t>
      </w:r>
      <w:r w:rsidR="00866B76" w:rsidRPr="00EA6C1B">
        <w:rPr>
          <w:rStyle w:val="Emphasis"/>
          <w:rFonts w:asciiTheme="majorBidi" w:hAnsiTheme="majorBidi" w:cstheme="majorBidi"/>
          <w:i w:val="0"/>
          <w:iCs w:val="0"/>
          <w:lang w:val="en-GB"/>
        </w:rPr>
        <w:t xml:space="preserve"> and</w:t>
      </w:r>
      <w:r w:rsidR="00BB7B07" w:rsidRPr="00EA6C1B">
        <w:rPr>
          <w:rStyle w:val="Emphasis"/>
          <w:rFonts w:asciiTheme="majorBidi" w:hAnsiTheme="majorBidi" w:cstheme="majorBidi"/>
          <w:i w:val="0"/>
          <w:iCs w:val="0"/>
          <w:lang w:val="en-GB"/>
        </w:rPr>
        <w:t xml:space="preserve"> </w:t>
      </w:r>
      <w:r w:rsidR="00866B76" w:rsidRPr="00EA6C1B">
        <w:rPr>
          <w:rStyle w:val="Emphasis"/>
          <w:rFonts w:asciiTheme="majorBidi" w:hAnsiTheme="majorBidi" w:cstheme="majorBidi"/>
          <w:i w:val="0"/>
          <w:iCs w:val="0"/>
          <w:lang w:val="en-GB"/>
        </w:rPr>
        <w:t>the Bees</w:t>
      </w:r>
      <w:r w:rsidR="00866B76" w:rsidRPr="00EA6C1B">
        <w:rPr>
          <w:rStyle w:val="Emphasis"/>
          <w:rFonts w:asciiTheme="majorBidi" w:hAnsiTheme="majorBidi" w:cstheme="majorBidi"/>
          <w:i w:val="0"/>
          <w:iCs w:val="0"/>
        </w:rPr>
        <w:t xml:space="preserve"> algorithm, the CFA</w:t>
      </w:r>
      <w:r w:rsidR="00501231" w:rsidRPr="00EA6C1B">
        <w:rPr>
          <w:rStyle w:val="Emphasis"/>
          <w:rFonts w:asciiTheme="majorBidi" w:hAnsiTheme="majorBidi" w:cstheme="majorBidi"/>
          <w:i w:val="0"/>
          <w:iCs w:val="0"/>
          <w:lang w:val="en-GB"/>
        </w:rPr>
        <w:t xml:space="preserve"> algorithm</w:t>
      </w:r>
      <w:r w:rsidR="00F07DC1" w:rsidRPr="00EA6C1B">
        <w:rPr>
          <w:rStyle w:val="Emphasis"/>
          <w:rFonts w:asciiTheme="majorBidi" w:hAnsiTheme="majorBidi" w:cstheme="majorBidi"/>
          <w:i w:val="0"/>
          <w:iCs w:val="0"/>
        </w:rPr>
        <w:t xml:space="preserve"> </w:t>
      </w:r>
      <w:r w:rsidR="00317BDE" w:rsidRPr="00EA6C1B">
        <w:rPr>
          <w:rStyle w:val="Emphasis"/>
          <w:rFonts w:asciiTheme="majorBidi" w:hAnsiTheme="majorBidi" w:cstheme="majorBidi"/>
          <w:i w:val="0"/>
          <w:iCs w:val="0"/>
        </w:rPr>
        <w:t xml:space="preserve">has </w:t>
      </w:r>
      <w:r w:rsidR="00866B76" w:rsidRPr="00EA6C1B">
        <w:rPr>
          <w:rStyle w:val="Emphasis"/>
          <w:rFonts w:asciiTheme="majorBidi" w:hAnsiTheme="majorBidi" w:cstheme="majorBidi"/>
          <w:i w:val="0"/>
          <w:iCs w:val="0"/>
        </w:rPr>
        <w:t xml:space="preserve">shown </w:t>
      </w:r>
      <w:r w:rsidR="00317BDE" w:rsidRPr="00EA6C1B">
        <w:rPr>
          <w:rStyle w:val="Emphasis"/>
          <w:rFonts w:asciiTheme="majorBidi" w:hAnsiTheme="majorBidi" w:cstheme="majorBidi"/>
          <w:i w:val="0"/>
          <w:iCs w:val="0"/>
        </w:rPr>
        <w:t>its effectiveness</w:t>
      </w:r>
      <w:r w:rsidR="002E293B" w:rsidRPr="00EA6C1B">
        <w:rPr>
          <w:rStyle w:val="Emphasis"/>
          <w:rFonts w:asciiTheme="majorBidi" w:hAnsiTheme="majorBidi" w:cstheme="majorBidi"/>
          <w:i w:val="0"/>
          <w:iCs w:val="0"/>
        </w:rPr>
        <w:t xml:space="preserve"> in solving optimization problems</w:t>
      </w:r>
      <w:r w:rsidR="00317BDE" w:rsidRPr="00EA6C1B">
        <w:rPr>
          <w:rStyle w:val="Emphasis"/>
          <w:rFonts w:asciiTheme="majorBidi" w:hAnsiTheme="majorBidi" w:cstheme="majorBidi"/>
          <w:i w:val="0"/>
          <w:iCs w:val="0"/>
        </w:rPr>
        <w:t xml:space="preserve"> </w:t>
      </w:r>
      <w:r w:rsidR="00317BDE" w:rsidRPr="00EA6C1B">
        <w:rPr>
          <w:rStyle w:val="Emphasis"/>
          <w:rFonts w:asciiTheme="majorBidi" w:hAnsiTheme="majorBidi" w:cstheme="majorBidi"/>
          <w:i w:val="0"/>
          <w:iCs w:val="0"/>
        </w:rPr>
        <w:fldChar w:fldCharType="begin" w:fldLock="1"/>
      </w:r>
      <w:r w:rsidR="002463D6" w:rsidRPr="00EA6C1B">
        <w:rPr>
          <w:rStyle w:val="Emphasis"/>
          <w:rFonts w:asciiTheme="majorBidi" w:hAnsiTheme="majorBidi" w:cstheme="majorBidi"/>
          <w:i w:val="0"/>
          <w:iCs w:val="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Mathematical, Computational, Natural and Physical Engineering","id":"ITEM-1","issue":"9","issued":{"date-parts":[["2014"]]},"page":"1208-1211","title":"A new tool for global optimization problems-cuttlefish algorithm","type":"article-journal","volume":"8"},"uris":["http://www.mendeley.com/documents/?uuid=4a442e49-58b2-487c-8e2b-1839f5afb2a0"]}],"mendeley":{"formattedCitation":"[22]","plainTextFormattedCitation":"[22]","previouslyFormattedCitation":"[8]"},"properties":{"noteIndex":0},"schema":"https://github.com/citation-style-language/schema/raw/master/csl-citation.json"}</w:instrText>
      </w:r>
      <w:r w:rsidR="00317BDE" w:rsidRPr="00EA6C1B">
        <w:rPr>
          <w:rStyle w:val="Emphasis"/>
          <w:rFonts w:asciiTheme="majorBidi" w:hAnsiTheme="majorBidi" w:cstheme="majorBidi"/>
          <w:i w:val="0"/>
          <w:iCs w:val="0"/>
        </w:rPr>
        <w:fldChar w:fldCharType="separate"/>
      </w:r>
      <w:r w:rsidR="002463D6" w:rsidRPr="00EA6C1B">
        <w:rPr>
          <w:rStyle w:val="Emphasis"/>
          <w:rFonts w:asciiTheme="majorBidi" w:hAnsiTheme="majorBidi" w:cstheme="majorBidi"/>
          <w:i w:val="0"/>
          <w:iCs w:val="0"/>
          <w:noProof/>
        </w:rPr>
        <w:t>[22]</w:t>
      </w:r>
      <w:r w:rsidR="00317BDE" w:rsidRPr="00EA6C1B">
        <w:rPr>
          <w:rStyle w:val="Emphasis"/>
          <w:rFonts w:asciiTheme="majorBidi" w:hAnsiTheme="majorBidi" w:cstheme="majorBidi"/>
          <w:i w:val="0"/>
          <w:iCs w:val="0"/>
        </w:rPr>
        <w:fldChar w:fldCharType="end"/>
      </w:r>
      <w:r w:rsidR="00317BDE" w:rsidRPr="00EA6C1B">
        <w:rPr>
          <w:rStyle w:val="Emphasis"/>
          <w:rFonts w:asciiTheme="majorBidi" w:hAnsiTheme="majorBidi" w:cstheme="majorBidi"/>
          <w:i w:val="0"/>
          <w:iCs w:val="0"/>
        </w:rPr>
        <w:t xml:space="preserve">. </w:t>
      </w:r>
      <w:r w:rsidR="002E293B" w:rsidRPr="00EA6C1B">
        <w:rPr>
          <w:rStyle w:val="Emphasis"/>
          <w:rFonts w:asciiTheme="majorBidi" w:hAnsiTheme="majorBidi" w:cstheme="majorBidi"/>
          <w:i w:val="0"/>
          <w:iCs w:val="0"/>
        </w:rPr>
        <w:t xml:space="preserve">Reflection and visibility are two </w:t>
      </w:r>
      <w:r w:rsidR="0054093E" w:rsidRPr="00EA6C1B">
        <w:rPr>
          <w:rStyle w:val="Emphasis"/>
          <w:rFonts w:asciiTheme="majorBidi" w:hAnsiTheme="majorBidi" w:cstheme="majorBidi"/>
          <w:i w:val="0"/>
          <w:iCs w:val="0"/>
        </w:rPr>
        <w:t xml:space="preserve">important </w:t>
      </w:r>
      <w:r w:rsidR="002E293B" w:rsidRPr="00EA6C1B">
        <w:rPr>
          <w:rStyle w:val="Emphasis"/>
          <w:rFonts w:asciiTheme="majorBidi" w:hAnsiTheme="majorBidi" w:cstheme="majorBidi"/>
          <w:i w:val="0"/>
          <w:iCs w:val="0"/>
        </w:rPr>
        <w:t>processes</w:t>
      </w:r>
      <w:r w:rsidR="0054093E" w:rsidRPr="00EA6C1B">
        <w:rPr>
          <w:rStyle w:val="Emphasis"/>
          <w:rFonts w:asciiTheme="majorBidi" w:hAnsiTheme="majorBidi" w:cstheme="majorBidi"/>
          <w:i w:val="0"/>
          <w:iCs w:val="0"/>
        </w:rPr>
        <w:t xml:space="preserve"> that are</w:t>
      </w:r>
      <w:r w:rsidR="002E293B" w:rsidRPr="00EA6C1B">
        <w:rPr>
          <w:rStyle w:val="Emphasis"/>
          <w:rFonts w:asciiTheme="majorBidi" w:hAnsiTheme="majorBidi" w:cstheme="majorBidi"/>
          <w:i w:val="0"/>
          <w:iCs w:val="0"/>
        </w:rPr>
        <w:t xml:space="preserve"> responsible for changing the c</w:t>
      </w:r>
      <w:r w:rsidR="00175438" w:rsidRPr="00EA6C1B">
        <w:rPr>
          <w:rStyle w:val="Emphasis"/>
          <w:rFonts w:asciiTheme="majorBidi" w:hAnsiTheme="majorBidi" w:cstheme="majorBidi"/>
          <w:i w:val="0"/>
          <w:iCs w:val="0"/>
        </w:rPr>
        <w:t xml:space="preserve">olor </w:t>
      </w:r>
      <w:r w:rsidR="00005289" w:rsidRPr="00EA6C1B">
        <w:rPr>
          <w:rStyle w:val="Emphasis"/>
          <w:rFonts w:asciiTheme="majorBidi" w:hAnsiTheme="majorBidi" w:cstheme="majorBidi"/>
          <w:i w:val="0"/>
          <w:iCs w:val="0"/>
        </w:rPr>
        <w:t xml:space="preserve">of </w:t>
      </w:r>
      <w:r w:rsidR="0054093E" w:rsidRPr="00EA6C1B">
        <w:rPr>
          <w:rStyle w:val="Emphasis"/>
          <w:rFonts w:asciiTheme="majorBidi" w:hAnsiTheme="majorBidi" w:cstheme="majorBidi"/>
          <w:i w:val="0"/>
          <w:iCs w:val="0"/>
        </w:rPr>
        <w:t xml:space="preserve">a </w:t>
      </w:r>
      <w:r w:rsidR="00005289" w:rsidRPr="00EA6C1B">
        <w:rPr>
          <w:rStyle w:val="Emphasis"/>
          <w:rFonts w:asciiTheme="majorBidi" w:hAnsiTheme="majorBidi" w:cstheme="majorBidi"/>
          <w:i w:val="0"/>
          <w:iCs w:val="0"/>
        </w:rPr>
        <w:t>cuttlefish</w:t>
      </w:r>
      <w:r w:rsidR="002E293B" w:rsidRPr="00EA6C1B">
        <w:rPr>
          <w:rStyle w:val="Emphasis"/>
          <w:rFonts w:asciiTheme="majorBidi" w:hAnsiTheme="majorBidi" w:cstheme="majorBidi"/>
          <w:i w:val="0"/>
          <w:iCs w:val="0"/>
        </w:rPr>
        <w:t>.</w:t>
      </w:r>
      <w:r w:rsidR="002F680D" w:rsidRPr="00EA6C1B">
        <w:rPr>
          <w:rStyle w:val="Emphasis"/>
          <w:rFonts w:asciiTheme="majorBidi" w:hAnsiTheme="majorBidi" w:cstheme="majorBidi"/>
          <w:i w:val="0"/>
          <w:iCs w:val="0"/>
        </w:rPr>
        <w:t xml:space="preserve"> </w:t>
      </w:r>
      <w:r w:rsidR="002E293B" w:rsidRPr="00EA6C1B">
        <w:rPr>
          <w:rStyle w:val="Emphasis"/>
          <w:rFonts w:asciiTheme="majorBidi" w:hAnsiTheme="majorBidi" w:cstheme="majorBidi"/>
          <w:i w:val="0"/>
          <w:iCs w:val="0"/>
        </w:rPr>
        <w:t xml:space="preserve">In the </w:t>
      </w:r>
      <w:r w:rsidR="00483D37" w:rsidRPr="00EA6C1B">
        <w:rPr>
          <w:rStyle w:val="Emphasis"/>
          <w:rFonts w:asciiTheme="majorBidi" w:hAnsiTheme="majorBidi" w:cstheme="majorBidi"/>
          <w:i w:val="0"/>
          <w:iCs w:val="0"/>
        </w:rPr>
        <w:t>r</w:t>
      </w:r>
      <w:r w:rsidR="002F680D" w:rsidRPr="00EA6C1B">
        <w:rPr>
          <w:rStyle w:val="Emphasis"/>
          <w:rFonts w:asciiTheme="majorBidi" w:hAnsiTheme="majorBidi" w:cstheme="majorBidi"/>
          <w:i w:val="0"/>
          <w:iCs w:val="0"/>
        </w:rPr>
        <w:t>eflection process</w:t>
      </w:r>
      <w:r w:rsidR="002E293B" w:rsidRPr="00EA6C1B">
        <w:rPr>
          <w:rStyle w:val="Emphasis"/>
          <w:rFonts w:asciiTheme="majorBidi" w:hAnsiTheme="majorBidi" w:cstheme="majorBidi"/>
          <w:i w:val="0"/>
          <w:iCs w:val="0"/>
        </w:rPr>
        <w:t>, the CFA</w:t>
      </w:r>
      <w:r w:rsidR="002F680D" w:rsidRPr="00EA6C1B">
        <w:rPr>
          <w:rStyle w:val="Emphasis"/>
          <w:rFonts w:asciiTheme="majorBidi" w:hAnsiTheme="majorBidi" w:cstheme="majorBidi"/>
          <w:i w:val="0"/>
          <w:iCs w:val="0"/>
        </w:rPr>
        <w:t xml:space="preserve"> simulates </w:t>
      </w:r>
      <w:r w:rsidR="00D63A91" w:rsidRPr="00EA6C1B">
        <w:rPr>
          <w:rStyle w:val="Emphasis"/>
          <w:rFonts w:asciiTheme="majorBidi" w:hAnsiTheme="majorBidi" w:cstheme="majorBidi"/>
          <w:i w:val="0"/>
          <w:iCs w:val="0"/>
        </w:rPr>
        <w:t xml:space="preserve">the </w:t>
      </w:r>
      <w:r w:rsidR="002F680D" w:rsidRPr="00EA6C1B">
        <w:rPr>
          <w:rStyle w:val="Emphasis"/>
          <w:rFonts w:asciiTheme="majorBidi" w:hAnsiTheme="majorBidi" w:cstheme="majorBidi"/>
          <w:i w:val="0"/>
          <w:iCs w:val="0"/>
        </w:rPr>
        <w:t>light reflection mechanism</w:t>
      </w:r>
      <w:r w:rsidR="0091591A" w:rsidRPr="00EA6C1B">
        <w:rPr>
          <w:rStyle w:val="Emphasis"/>
          <w:rFonts w:asciiTheme="majorBidi" w:hAnsiTheme="majorBidi" w:cstheme="majorBidi"/>
          <w:i w:val="0"/>
          <w:iCs w:val="0"/>
        </w:rPr>
        <w:t xml:space="preserve"> </w:t>
      </w:r>
      <w:r w:rsidR="00A910C2" w:rsidRPr="00EA6C1B">
        <w:rPr>
          <w:rStyle w:val="Emphasis"/>
          <w:rFonts w:asciiTheme="majorBidi" w:hAnsiTheme="majorBidi" w:cstheme="majorBidi"/>
          <w:i w:val="0"/>
          <w:iCs w:val="0"/>
        </w:rPr>
        <w:t xml:space="preserve">by </w:t>
      </w:r>
      <w:r w:rsidR="00950E94" w:rsidRPr="00EA6C1B">
        <w:rPr>
          <w:rStyle w:val="Emphasis"/>
          <w:rFonts w:asciiTheme="majorBidi" w:hAnsiTheme="majorBidi" w:cstheme="majorBidi"/>
          <w:i w:val="0"/>
          <w:iCs w:val="0"/>
        </w:rPr>
        <w:t>chromatophores, iridophores</w:t>
      </w:r>
      <w:r w:rsidR="00A66E3A" w:rsidRPr="00EA6C1B">
        <w:rPr>
          <w:rStyle w:val="Emphasis"/>
          <w:rFonts w:asciiTheme="majorBidi" w:hAnsiTheme="majorBidi" w:cstheme="majorBidi"/>
          <w:i w:val="0"/>
          <w:iCs w:val="0"/>
        </w:rPr>
        <w:t>,</w:t>
      </w:r>
      <w:r w:rsidR="00950E94" w:rsidRPr="00EA6C1B">
        <w:rPr>
          <w:rStyle w:val="Emphasis"/>
          <w:rFonts w:asciiTheme="majorBidi" w:hAnsiTheme="majorBidi" w:cstheme="majorBidi"/>
          <w:i w:val="0"/>
          <w:iCs w:val="0"/>
        </w:rPr>
        <w:t xml:space="preserve"> and </w:t>
      </w:r>
      <w:r w:rsidR="00950E94" w:rsidRPr="00816F70">
        <w:rPr>
          <w:rStyle w:val="Emphasis"/>
          <w:rFonts w:asciiTheme="majorBidi" w:hAnsiTheme="majorBidi" w:cstheme="majorBidi"/>
          <w:i w:val="0"/>
          <w:iCs w:val="0"/>
          <w:highlight w:val="yellow"/>
        </w:rPr>
        <w:t>leucophores</w:t>
      </w:r>
      <w:r w:rsidR="00816F70" w:rsidRPr="00816F70">
        <w:rPr>
          <w:rStyle w:val="Emphasis"/>
          <w:rFonts w:asciiTheme="majorBidi" w:hAnsiTheme="majorBidi" w:cstheme="majorBidi"/>
          <w:i w:val="0"/>
          <w:iCs w:val="0"/>
          <w:highlight w:val="yellow"/>
        </w:rPr>
        <w:t>'</w:t>
      </w:r>
      <w:r w:rsidR="00DC40B6" w:rsidRPr="00EA6C1B">
        <w:rPr>
          <w:rStyle w:val="Emphasis"/>
          <w:rFonts w:asciiTheme="majorBidi" w:hAnsiTheme="majorBidi" w:cstheme="majorBidi"/>
          <w:i w:val="0"/>
          <w:iCs w:val="0"/>
        </w:rPr>
        <w:t xml:space="preserve"> </w:t>
      </w:r>
      <w:r w:rsidR="0091591A" w:rsidRPr="00EA6C1B">
        <w:rPr>
          <w:rStyle w:val="Emphasis"/>
          <w:rFonts w:asciiTheme="majorBidi" w:hAnsiTheme="majorBidi" w:cstheme="majorBidi"/>
          <w:i w:val="0"/>
          <w:iCs w:val="0"/>
        </w:rPr>
        <w:t xml:space="preserve">skin layers </w:t>
      </w:r>
      <w:r w:rsidR="00DC40B6" w:rsidRPr="00EA6C1B">
        <w:rPr>
          <w:rStyle w:val="Emphasis"/>
          <w:rFonts w:asciiTheme="majorBidi" w:hAnsiTheme="majorBidi" w:cstheme="majorBidi"/>
          <w:i w:val="0"/>
          <w:iCs w:val="0"/>
        </w:rPr>
        <w:t xml:space="preserve">(see </w:t>
      </w:r>
      <w:r w:rsidR="00DC40B6" w:rsidRPr="00096A0F">
        <w:rPr>
          <w:rStyle w:val="Emphasis"/>
          <w:rFonts w:asciiTheme="majorBidi" w:hAnsiTheme="majorBidi" w:cstheme="majorBidi"/>
          <w:i w:val="0"/>
          <w:iCs w:val="0"/>
          <w:highlight w:val="yellow"/>
        </w:rPr>
        <w:t>Fig</w:t>
      </w:r>
      <w:r w:rsidR="00096A0F" w:rsidRPr="00096A0F">
        <w:rPr>
          <w:rStyle w:val="Emphasis"/>
          <w:rFonts w:asciiTheme="majorBidi" w:hAnsiTheme="majorBidi" w:cstheme="majorBidi"/>
          <w:i w:val="0"/>
          <w:iCs w:val="0"/>
          <w:highlight w:val="yellow"/>
        </w:rPr>
        <w:t>.</w:t>
      </w:r>
      <w:r w:rsidR="00DC40B6" w:rsidRPr="00096A0F">
        <w:rPr>
          <w:rStyle w:val="Emphasis"/>
          <w:rFonts w:asciiTheme="majorBidi" w:hAnsiTheme="majorBidi" w:cstheme="majorBidi"/>
          <w:i w:val="0"/>
          <w:iCs w:val="0"/>
          <w:highlight w:val="yellow"/>
        </w:rPr>
        <w:t xml:space="preserve"> 1</w:t>
      </w:r>
      <w:r w:rsidR="00DC40B6" w:rsidRPr="00EA6C1B">
        <w:rPr>
          <w:rStyle w:val="Emphasis"/>
          <w:rFonts w:asciiTheme="majorBidi" w:hAnsiTheme="majorBidi" w:cstheme="majorBidi"/>
          <w:i w:val="0"/>
          <w:iCs w:val="0"/>
        </w:rPr>
        <w:t>)</w:t>
      </w:r>
      <w:r w:rsidR="0025601E" w:rsidRPr="00EA6C1B">
        <w:rPr>
          <w:rStyle w:val="Emphasis"/>
          <w:rFonts w:asciiTheme="majorBidi" w:hAnsiTheme="majorBidi" w:cstheme="majorBidi"/>
          <w:i w:val="0"/>
          <w:iCs w:val="0"/>
          <w:lang w:val="en-GB"/>
        </w:rPr>
        <w:t xml:space="preserve">, and the </w:t>
      </w:r>
      <w:r w:rsidR="002F680D" w:rsidRPr="00EA6C1B">
        <w:rPr>
          <w:rStyle w:val="Emphasis"/>
          <w:rFonts w:asciiTheme="majorBidi" w:hAnsiTheme="majorBidi" w:cstheme="majorBidi"/>
          <w:i w:val="0"/>
          <w:iCs w:val="0"/>
        </w:rPr>
        <w:t xml:space="preserve">visibility process simulates </w:t>
      </w:r>
      <w:r w:rsidR="006E095D" w:rsidRPr="00EA6C1B">
        <w:rPr>
          <w:rStyle w:val="Emphasis"/>
          <w:rFonts w:asciiTheme="majorBidi" w:hAnsiTheme="majorBidi" w:cstheme="majorBidi"/>
          <w:i w:val="0"/>
          <w:iCs w:val="0"/>
        </w:rPr>
        <w:t xml:space="preserve">the </w:t>
      </w:r>
      <w:r w:rsidR="002F680D" w:rsidRPr="00EA6C1B">
        <w:rPr>
          <w:rStyle w:val="Emphasis"/>
          <w:rFonts w:asciiTheme="majorBidi" w:hAnsiTheme="majorBidi" w:cstheme="majorBidi"/>
          <w:i w:val="0"/>
          <w:iCs w:val="0"/>
        </w:rPr>
        <w:t>visibility of matching patterns of the cuttlefish.</w:t>
      </w:r>
      <w:r w:rsidR="00B05315" w:rsidRPr="00EA6C1B">
        <w:rPr>
          <w:rStyle w:val="Emphasis"/>
          <w:rFonts w:asciiTheme="majorBidi" w:hAnsiTheme="majorBidi" w:cstheme="majorBidi"/>
          <w:i w:val="0"/>
          <w:iCs w:val="0"/>
        </w:rPr>
        <w:t xml:space="preserve"> </w:t>
      </w:r>
      <w:r w:rsidR="0025601E" w:rsidRPr="00EA6C1B">
        <w:rPr>
          <w:rStyle w:val="Emphasis"/>
          <w:rFonts w:asciiTheme="majorBidi" w:hAnsiTheme="majorBidi" w:cstheme="majorBidi"/>
          <w:i w:val="0"/>
          <w:iCs w:val="0"/>
        </w:rPr>
        <w:t xml:space="preserve">Overall, </w:t>
      </w:r>
      <w:r w:rsidR="00A910C2" w:rsidRPr="00EA6C1B">
        <w:rPr>
          <w:rStyle w:val="Emphasis"/>
          <w:rFonts w:asciiTheme="majorBidi" w:hAnsiTheme="majorBidi" w:cstheme="majorBidi"/>
          <w:i w:val="0"/>
          <w:iCs w:val="0"/>
        </w:rPr>
        <w:t>six cases</w:t>
      </w:r>
      <w:r w:rsidR="00F07DC1" w:rsidRPr="00EA6C1B">
        <w:rPr>
          <w:rStyle w:val="Emphasis"/>
          <w:rFonts w:asciiTheme="majorBidi" w:hAnsiTheme="majorBidi" w:cstheme="majorBidi"/>
          <w:i w:val="0"/>
          <w:iCs w:val="0"/>
        </w:rPr>
        <w:t xml:space="preserve"> </w:t>
      </w:r>
      <w:r w:rsidR="0025601E" w:rsidRPr="00EA6C1B">
        <w:rPr>
          <w:rStyle w:val="Emphasis"/>
          <w:rFonts w:asciiTheme="majorBidi" w:hAnsiTheme="majorBidi" w:cstheme="majorBidi"/>
          <w:i w:val="0"/>
          <w:iCs w:val="0"/>
        </w:rPr>
        <w:t xml:space="preserve">are included in the CFA (see </w:t>
      </w:r>
      <w:r w:rsidR="00DC40B6" w:rsidRPr="00096A0F">
        <w:rPr>
          <w:rStyle w:val="Emphasis"/>
          <w:rFonts w:asciiTheme="majorBidi" w:hAnsiTheme="majorBidi" w:cstheme="majorBidi"/>
          <w:i w:val="0"/>
          <w:iCs w:val="0"/>
          <w:highlight w:val="yellow"/>
        </w:rPr>
        <w:t>Fig</w:t>
      </w:r>
      <w:r w:rsidR="00096A0F" w:rsidRPr="00096A0F">
        <w:rPr>
          <w:rStyle w:val="Emphasis"/>
          <w:rFonts w:asciiTheme="majorBidi" w:hAnsiTheme="majorBidi" w:cstheme="majorBidi"/>
          <w:i w:val="0"/>
          <w:iCs w:val="0"/>
          <w:highlight w:val="yellow"/>
        </w:rPr>
        <w:t>.</w:t>
      </w:r>
      <w:r w:rsidR="00DC40B6" w:rsidRPr="00096A0F">
        <w:rPr>
          <w:rStyle w:val="Emphasis"/>
          <w:rFonts w:asciiTheme="majorBidi" w:hAnsiTheme="majorBidi" w:cstheme="majorBidi"/>
          <w:i w:val="0"/>
          <w:iCs w:val="0"/>
          <w:highlight w:val="yellow"/>
        </w:rPr>
        <w:t xml:space="preserve"> </w:t>
      </w:r>
      <w:r w:rsidR="00CF5BA4" w:rsidRPr="00096A0F">
        <w:rPr>
          <w:rStyle w:val="Emphasis"/>
          <w:rFonts w:asciiTheme="majorBidi" w:hAnsiTheme="majorBidi" w:cstheme="majorBidi"/>
          <w:i w:val="0"/>
          <w:iCs w:val="0"/>
          <w:highlight w:val="yellow"/>
        </w:rPr>
        <w:t>2</w:t>
      </w:r>
      <w:r w:rsidR="0025601E" w:rsidRPr="00EA6C1B">
        <w:rPr>
          <w:rStyle w:val="Emphasis"/>
          <w:rFonts w:asciiTheme="majorBidi" w:hAnsiTheme="majorBidi" w:cstheme="majorBidi"/>
          <w:i w:val="0"/>
          <w:iCs w:val="0"/>
        </w:rPr>
        <w:t>)</w:t>
      </w:r>
      <w:r w:rsidR="00ED7905" w:rsidRPr="00EA6C1B">
        <w:rPr>
          <w:rStyle w:val="Emphasis"/>
          <w:rFonts w:asciiTheme="majorBidi" w:hAnsiTheme="majorBidi" w:cstheme="majorBidi"/>
          <w:i w:val="0"/>
          <w:iCs w:val="0"/>
        </w:rPr>
        <w:t xml:space="preserve">. </w:t>
      </w:r>
      <w:r w:rsidR="009B4D5B" w:rsidRPr="00EA6C1B">
        <w:rPr>
          <w:rStyle w:val="Emphasis"/>
          <w:rFonts w:asciiTheme="majorBidi" w:hAnsiTheme="majorBidi" w:cstheme="majorBidi"/>
          <w:i w:val="0"/>
          <w:iCs w:val="0"/>
        </w:rPr>
        <w:t>Cases 1 and 2 (</w:t>
      </w:r>
      <w:r w:rsidR="00B80185" w:rsidRPr="00EA6C1B">
        <w:rPr>
          <w:rStyle w:val="Emphasis"/>
          <w:rFonts w:asciiTheme="majorBidi" w:hAnsiTheme="majorBidi" w:cstheme="majorBidi"/>
          <w:i w:val="0"/>
          <w:iCs w:val="0"/>
        </w:rPr>
        <w:t xml:space="preserve">reflected </w:t>
      </w:r>
      <w:r w:rsidR="00A25743" w:rsidRPr="00EA6C1B">
        <w:rPr>
          <w:rStyle w:val="Emphasis"/>
          <w:rFonts w:asciiTheme="majorBidi" w:hAnsiTheme="majorBidi" w:cstheme="majorBidi"/>
          <w:i w:val="0"/>
          <w:iCs w:val="0"/>
        </w:rPr>
        <w:t>color</w:t>
      </w:r>
      <w:r w:rsidR="005A546A" w:rsidRPr="00EA6C1B">
        <w:rPr>
          <w:rStyle w:val="Emphasis"/>
          <w:rFonts w:asciiTheme="majorBidi" w:hAnsiTheme="majorBidi" w:cstheme="majorBidi"/>
          <w:i w:val="0"/>
          <w:iCs w:val="0"/>
        </w:rPr>
        <w:t xml:space="preserve"> or </w:t>
      </w:r>
      <w:r w:rsidR="00B80185" w:rsidRPr="00EA6C1B">
        <w:rPr>
          <w:rStyle w:val="Emphasis"/>
          <w:rFonts w:asciiTheme="majorBidi" w:hAnsiTheme="majorBidi" w:cstheme="majorBidi"/>
          <w:i w:val="0"/>
          <w:iCs w:val="0"/>
        </w:rPr>
        <w:t>light</w:t>
      </w:r>
      <w:r w:rsidR="009B4D5B" w:rsidRPr="00EA6C1B">
        <w:rPr>
          <w:rStyle w:val="Emphasis"/>
          <w:rFonts w:asciiTheme="majorBidi" w:hAnsiTheme="majorBidi" w:cstheme="majorBidi"/>
          <w:i w:val="0"/>
          <w:iCs w:val="0"/>
        </w:rPr>
        <w:t>)</w:t>
      </w:r>
      <w:r w:rsidR="00B80185" w:rsidRPr="00EA6C1B">
        <w:rPr>
          <w:rStyle w:val="Emphasis"/>
          <w:rFonts w:asciiTheme="majorBidi" w:hAnsiTheme="majorBidi" w:cstheme="majorBidi"/>
          <w:i w:val="0"/>
          <w:iCs w:val="0"/>
        </w:rPr>
        <w:t xml:space="preserve"> </w:t>
      </w:r>
      <w:r w:rsidR="009B4D5B" w:rsidRPr="00EA6C1B">
        <w:rPr>
          <w:rStyle w:val="Emphasis"/>
          <w:rFonts w:asciiTheme="majorBidi" w:hAnsiTheme="majorBidi" w:cstheme="majorBidi"/>
          <w:i w:val="0"/>
          <w:iCs w:val="0"/>
        </w:rPr>
        <w:t>are</w:t>
      </w:r>
      <w:r w:rsidR="00B80185" w:rsidRPr="00EA6C1B">
        <w:rPr>
          <w:rStyle w:val="Emphasis"/>
          <w:rFonts w:asciiTheme="majorBidi" w:hAnsiTheme="majorBidi" w:cstheme="majorBidi" w:hint="cs"/>
          <w:i w:val="0"/>
          <w:iCs w:val="0"/>
          <w:rtl/>
        </w:rPr>
        <w:t xml:space="preserve"> </w:t>
      </w:r>
      <w:r w:rsidR="00B80185" w:rsidRPr="00EA6C1B">
        <w:rPr>
          <w:rStyle w:val="Emphasis"/>
          <w:rFonts w:asciiTheme="majorBidi" w:hAnsiTheme="majorBidi" w:cstheme="majorBidi"/>
          <w:i w:val="0"/>
          <w:iCs w:val="0"/>
        </w:rPr>
        <w:t xml:space="preserve">produced </w:t>
      </w:r>
      <w:r w:rsidR="009B4D5B" w:rsidRPr="00EA6C1B">
        <w:rPr>
          <w:rStyle w:val="Emphasis"/>
          <w:rFonts w:asciiTheme="majorBidi" w:hAnsiTheme="majorBidi" w:cstheme="majorBidi"/>
          <w:i w:val="0"/>
          <w:iCs w:val="0"/>
        </w:rPr>
        <w:t>by interacting cells of c</w:t>
      </w:r>
      <w:r w:rsidR="00B80185" w:rsidRPr="00EA6C1B">
        <w:rPr>
          <w:rStyle w:val="Emphasis"/>
          <w:rFonts w:asciiTheme="majorBidi" w:hAnsiTheme="majorBidi" w:cstheme="majorBidi"/>
          <w:i w:val="0"/>
          <w:iCs w:val="0"/>
        </w:rPr>
        <w:t xml:space="preserve">hromatophores and </w:t>
      </w:r>
      <w:r w:rsidR="00B80185" w:rsidRPr="00816F70">
        <w:rPr>
          <w:rStyle w:val="Emphasis"/>
          <w:rFonts w:asciiTheme="majorBidi" w:hAnsiTheme="majorBidi" w:cstheme="majorBidi"/>
          <w:i w:val="0"/>
          <w:iCs w:val="0"/>
          <w:highlight w:val="yellow"/>
        </w:rPr>
        <w:t>iridophores</w:t>
      </w:r>
      <w:r w:rsidR="00816F70" w:rsidRPr="00816F70">
        <w:rPr>
          <w:rStyle w:val="Emphasis"/>
          <w:rFonts w:asciiTheme="majorBidi" w:hAnsiTheme="majorBidi" w:cstheme="majorBidi"/>
          <w:i w:val="0"/>
          <w:iCs w:val="0"/>
          <w:highlight w:val="yellow"/>
        </w:rPr>
        <w:t>'</w:t>
      </w:r>
      <w:r w:rsidR="009B4D5B" w:rsidRPr="00EA6C1B">
        <w:rPr>
          <w:rStyle w:val="Emphasis"/>
          <w:rFonts w:asciiTheme="majorBidi" w:hAnsiTheme="majorBidi" w:cstheme="majorBidi"/>
          <w:i w:val="0"/>
          <w:iCs w:val="0"/>
        </w:rPr>
        <w:t xml:space="preserve"> skin layers. Muscles of the c</w:t>
      </w:r>
      <w:r w:rsidR="00B80185" w:rsidRPr="00EA6C1B">
        <w:rPr>
          <w:rStyle w:val="Emphasis"/>
          <w:rFonts w:asciiTheme="majorBidi" w:hAnsiTheme="majorBidi" w:cstheme="majorBidi"/>
          <w:i w:val="0"/>
          <w:iCs w:val="0"/>
        </w:rPr>
        <w:t>hromatophore cell</w:t>
      </w:r>
      <w:r w:rsidR="00ED7905" w:rsidRPr="00EA6C1B">
        <w:rPr>
          <w:rStyle w:val="Emphasis"/>
          <w:rFonts w:asciiTheme="majorBidi" w:hAnsiTheme="majorBidi" w:cstheme="majorBidi"/>
          <w:i w:val="0"/>
          <w:iCs w:val="0"/>
        </w:rPr>
        <w:t>s</w:t>
      </w:r>
      <w:r w:rsidR="00B80185" w:rsidRPr="00EA6C1B">
        <w:rPr>
          <w:rStyle w:val="Emphasis"/>
          <w:rFonts w:asciiTheme="majorBidi" w:hAnsiTheme="majorBidi" w:cstheme="majorBidi"/>
          <w:i w:val="0"/>
          <w:iCs w:val="0"/>
        </w:rPr>
        <w:t xml:space="preserve"> </w:t>
      </w:r>
      <w:r w:rsidR="009B4D5B" w:rsidRPr="00EA6C1B">
        <w:rPr>
          <w:rStyle w:val="Emphasis"/>
          <w:rFonts w:asciiTheme="majorBidi" w:hAnsiTheme="majorBidi" w:cstheme="majorBidi"/>
          <w:i w:val="0"/>
          <w:iCs w:val="0"/>
        </w:rPr>
        <w:t xml:space="preserve">are </w:t>
      </w:r>
      <w:r w:rsidR="00B80185" w:rsidRPr="00EA6C1B">
        <w:rPr>
          <w:rStyle w:val="Emphasis"/>
          <w:rFonts w:asciiTheme="majorBidi" w:hAnsiTheme="majorBidi" w:cstheme="majorBidi"/>
          <w:i w:val="0"/>
          <w:iCs w:val="0"/>
        </w:rPr>
        <w:t>stretch</w:t>
      </w:r>
      <w:r w:rsidR="009B4D5B" w:rsidRPr="00EA6C1B">
        <w:rPr>
          <w:rStyle w:val="Emphasis"/>
          <w:rFonts w:asciiTheme="majorBidi" w:hAnsiTheme="majorBidi" w:cstheme="majorBidi"/>
          <w:i w:val="0"/>
          <w:iCs w:val="0"/>
        </w:rPr>
        <w:t>ed</w:t>
      </w:r>
      <w:r w:rsidR="00B80185" w:rsidRPr="00EA6C1B">
        <w:rPr>
          <w:rStyle w:val="Emphasis"/>
          <w:rFonts w:asciiTheme="majorBidi" w:hAnsiTheme="majorBidi" w:cstheme="majorBidi"/>
          <w:i w:val="0"/>
          <w:iCs w:val="0"/>
        </w:rPr>
        <w:t xml:space="preserve"> or </w:t>
      </w:r>
      <w:r w:rsidR="009B4D5B" w:rsidRPr="00816F70">
        <w:rPr>
          <w:rStyle w:val="Emphasis"/>
          <w:rFonts w:asciiTheme="majorBidi" w:hAnsiTheme="majorBidi" w:cstheme="majorBidi"/>
          <w:i w:val="0"/>
          <w:iCs w:val="0"/>
          <w:highlight w:val="yellow"/>
        </w:rPr>
        <w:t>shr</w:t>
      </w:r>
      <w:r w:rsidR="00816F70" w:rsidRPr="00816F70">
        <w:rPr>
          <w:rStyle w:val="Emphasis"/>
          <w:rFonts w:asciiTheme="majorBidi" w:hAnsiTheme="majorBidi" w:cstheme="majorBidi"/>
          <w:i w:val="0"/>
          <w:iCs w:val="0"/>
          <w:highlight w:val="yellow"/>
        </w:rPr>
        <w:t>ank</w:t>
      </w:r>
      <w:r w:rsidR="00F52E17" w:rsidRPr="00EA6C1B">
        <w:rPr>
          <w:rStyle w:val="Emphasis"/>
          <w:rFonts w:asciiTheme="majorBidi" w:hAnsiTheme="majorBidi" w:cstheme="majorBidi"/>
          <w:i w:val="0"/>
          <w:iCs w:val="0"/>
        </w:rPr>
        <w:t xml:space="preserve">, and </w:t>
      </w:r>
      <w:r w:rsidR="00B80185" w:rsidRPr="00EA6C1B">
        <w:rPr>
          <w:rStyle w:val="Emphasis"/>
          <w:rFonts w:asciiTheme="majorBidi" w:hAnsiTheme="majorBidi" w:cstheme="majorBidi"/>
          <w:i w:val="0"/>
          <w:iCs w:val="0"/>
        </w:rPr>
        <w:t>iridophores cells</w:t>
      </w:r>
      <w:r w:rsidR="00F52E17" w:rsidRPr="00EA6C1B">
        <w:rPr>
          <w:rStyle w:val="Emphasis"/>
          <w:rFonts w:asciiTheme="majorBidi" w:hAnsiTheme="majorBidi" w:cstheme="majorBidi"/>
          <w:i w:val="0"/>
          <w:iCs w:val="0"/>
        </w:rPr>
        <w:t xml:space="preserve"> (light-reflecting cells)</w:t>
      </w:r>
      <w:r w:rsidR="00B80185" w:rsidRPr="00EA6C1B">
        <w:rPr>
          <w:rStyle w:val="Emphasis"/>
          <w:rFonts w:asciiTheme="majorBidi" w:hAnsiTheme="majorBidi" w:cstheme="majorBidi"/>
          <w:i w:val="0"/>
          <w:iCs w:val="0"/>
        </w:rPr>
        <w:t xml:space="preserve"> reflect the light that is coming from chromatophores cells</w:t>
      </w:r>
      <w:r w:rsidR="00F52E17" w:rsidRPr="00EA6C1B">
        <w:rPr>
          <w:rStyle w:val="Emphasis"/>
          <w:rFonts w:asciiTheme="majorBidi" w:hAnsiTheme="majorBidi" w:cstheme="majorBidi"/>
          <w:i w:val="0"/>
          <w:iCs w:val="0"/>
        </w:rPr>
        <w:t xml:space="preserve"> causing the cells to penetrate</w:t>
      </w:r>
      <w:r w:rsidR="00DF5031" w:rsidRPr="00EA6C1B">
        <w:rPr>
          <w:rStyle w:val="Emphasis"/>
          <w:rFonts w:asciiTheme="majorBidi" w:hAnsiTheme="majorBidi" w:cstheme="majorBidi"/>
          <w:i w:val="0"/>
          <w:iCs w:val="0"/>
        </w:rPr>
        <w:t>.</w:t>
      </w:r>
      <w:r w:rsidR="00ED7905" w:rsidRPr="00EA6C1B">
        <w:rPr>
          <w:rStyle w:val="Emphasis"/>
          <w:rFonts w:asciiTheme="majorBidi" w:hAnsiTheme="majorBidi" w:cstheme="majorBidi"/>
          <w:i w:val="0"/>
          <w:iCs w:val="0"/>
        </w:rPr>
        <w:t xml:space="preserve"> </w:t>
      </w:r>
      <w:r w:rsidR="00F52E17" w:rsidRPr="00EA6C1B">
        <w:rPr>
          <w:rStyle w:val="Emphasis"/>
          <w:rFonts w:asciiTheme="majorBidi" w:hAnsiTheme="majorBidi" w:cstheme="majorBidi"/>
          <w:i w:val="0"/>
          <w:iCs w:val="0"/>
        </w:rPr>
        <w:t>In cases 3 and 4, t</w:t>
      </w:r>
      <w:r w:rsidR="00B80185" w:rsidRPr="00EA6C1B">
        <w:rPr>
          <w:rStyle w:val="Emphasis"/>
          <w:rFonts w:asciiTheme="majorBidi" w:hAnsiTheme="majorBidi" w:cstheme="majorBidi"/>
          <w:i w:val="0"/>
          <w:iCs w:val="0"/>
        </w:rPr>
        <w:t>he iridophores cells reflect light</w:t>
      </w:r>
      <w:r w:rsidR="00F52E17" w:rsidRPr="00EA6C1B">
        <w:rPr>
          <w:rStyle w:val="Emphasis"/>
          <w:rFonts w:asciiTheme="majorBidi" w:hAnsiTheme="majorBidi" w:cstheme="majorBidi"/>
          <w:i w:val="0"/>
          <w:iCs w:val="0"/>
        </w:rPr>
        <w:t xml:space="preserve"> (with specific color)</w:t>
      </w:r>
      <w:r w:rsidR="00B80185" w:rsidRPr="00EA6C1B">
        <w:rPr>
          <w:rStyle w:val="Emphasis"/>
          <w:rFonts w:asciiTheme="majorBidi" w:hAnsiTheme="majorBidi" w:cstheme="majorBidi"/>
          <w:i w:val="0"/>
          <w:iCs w:val="0"/>
        </w:rPr>
        <w:t xml:space="preserve"> from the outside environment. </w:t>
      </w:r>
      <w:r w:rsidR="00465926" w:rsidRPr="00EA6C1B">
        <w:rPr>
          <w:rStyle w:val="Emphasis"/>
          <w:rFonts w:asciiTheme="majorBidi" w:hAnsiTheme="majorBidi" w:cstheme="majorBidi"/>
          <w:i w:val="0"/>
          <w:iCs w:val="0"/>
        </w:rPr>
        <w:t>In case 5, the light is coming through chromatophores cells with a specific color and</w:t>
      </w:r>
      <w:r w:rsidR="00D20307" w:rsidRPr="00EA6C1B">
        <w:rPr>
          <w:rStyle w:val="Emphasis"/>
          <w:rFonts w:asciiTheme="majorBidi" w:hAnsiTheme="majorBidi" w:cstheme="majorBidi"/>
          <w:i w:val="0"/>
          <w:iCs w:val="0"/>
        </w:rPr>
        <w:t xml:space="preserve"> t</w:t>
      </w:r>
      <w:r w:rsidR="00465926" w:rsidRPr="00EA6C1B">
        <w:rPr>
          <w:rStyle w:val="Emphasis"/>
          <w:rFonts w:asciiTheme="majorBidi" w:hAnsiTheme="majorBidi" w:cstheme="majorBidi"/>
          <w:i w:val="0"/>
          <w:iCs w:val="0"/>
        </w:rPr>
        <w:t xml:space="preserve">he </w:t>
      </w:r>
      <w:r w:rsidR="00D20307" w:rsidRPr="00EA6C1B">
        <w:rPr>
          <w:rStyle w:val="Emphasis"/>
          <w:rFonts w:asciiTheme="majorBidi" w:hAnsiTheme="majorBidi" w:cstheme="majorBidi"/>
          <w:i w:val="0"/>
          <w:iCs w:val="0"/>
        </w:rPr>
        <w:t xml:space="preserve">color of </w:t>
      </w:r>
      <w:r w:rsidR="00465926" w:rsidRPr="00EA6C1B">
        <w:rPr>
          <w:rStyle w:val="Emphasis"/>
          <w:rFonts w:asciiTheme="majorBidi" w:hAnsiTheme="majorBidi" w:cstheme="majorBidi"/>
          <w:i w:val="0"/>
          <w:iCs w:val="0"/>
        </w:rPr>
        <w:t xml:space="preserve">reflected light is very similar to the </w:t>
      </w:r>
      <w:r w:rsidR="00D20307" w:rsidRPr="00EA6C1B">
        <w:rPr>
          <w:rStyle w:val="Emphasis"/>
          <w:rFonts w:asciiTheme="majorBidi" w:hAnsiTheme="majorBidi" w:cstheme="majorBidi"/>
          <w:i w:val="0"/>
          <w:iCs w:val="0"/>
        </w:rPr>
        <w:t>incoming light</w:t>
      </w:r>
      <w:r w:rsidR="00465926" w:rsidRPr="00EA6C1B">
        <w:rPr>
          <w:rStyle w:val="Emphasis"/>
          <w:rFonts w:asciiTheme="majorBidi" w:hAnsiTheme="majorBidi" w:cstheme="majorBidi"/>
          <w:i w:val="0"/>
          <w:iCs w:val="0"/>
        </w:rPr>
        <w:t>.</w:t>
      </w:r>
      <w:r w:rsidR="00D20307" w:rsidRPr="00EA6C1B">
        <w:rPr>
          <w:rStyle w:val="Emphasis"/>
          <w:rFonts w:asciiTheme="majorBidi" w:hAnsiTheme="majorBidi" w:cstheme="majorBidi"/>
          <w:i w:val="0"/>
          <w:iCs w:val="0"/>
        </w:rPr>
        <w:t xml:space="preserve"> T</w:t>
      </w:r>
      <w:r w:rsidR="00B80185" w:rsidRPr="00EA6C1B">
        <w:rPr>
          <w:rStyle w:val="Emphasis"/>
          <w:rFonts w:asciiTheme="majorBidi" w:hAnsiTheme="majorBidi" w:cstheme="majorBidi"/>
          <w:i w:val="0"/>
          <w:iCs w:val="0"/>
        </w:rPr>
        <w:t xml:space="preserve">he incoming color is </w:t>
      </w:r>
      <w:r w:rsidR="00D20307" w:rsidRPr="00EA6C1B">
        <w:rPr>
          <w:rStyle w:val="Emphasis"/>
          <w:rFonts w:asciiTheme="majorBidi" w:hAnsiTheme="majorBidi" w:cstheme="majorBidi"/>
          <w:i w:val="0"/>
          <w:iCs w:val="0"/>
        </w:rPr>
        <w:t xml:space="preserve">assumed to be </w:t>
      </w:r>
      <w:r w:rsidR="00B80185" w:rsidRPr="00EA6C1B">
        <w:rPr>
          <w:rStyle w:val="Emphasis"/>
          <w:rFonts w:asciiTheme="majorBidi" w:hAnsiTheme="majorBidi" w:cstheme="majorBidi"/>
          <w:i w:val="0"/>
          <w:iCs w:val="0"/>
        </w:rPr>
        <w:t>the best solution (</w:t>
      </w:r>
      <w:r w:rsidR="00B80185" w:rsidRPr="00EA6C1B">
        <w:rPr>
          <w:rStyle w:val="Emphasis"/>
          <w:rFonts w:asciiTheme="majorBidi" w:hAnsiTheme="majorBidi" w:cstheme="majorBidi"/>
        </w:rPr>
        <w:t>Best</w:t>
      </w:r>
      <w:r w:rsidR="00B80185" w:rsidRPr="00EA6C1B">
        <w:rPr>
          <w:rStyle w:val="Emphasis"/>
          <w:rFonts w:asciiTheme="majorBidi" w:hAnsiTheme="majorBidi" w:cstheme="majorBidi"/>
          <w:i w:val="0"/>
          <w:iCs w:val="0"/>
        </w:rPr>
        <w:t xml:space="preserve">), and the </w:t>
      </w:r>
      <w:r w:rsidR="00B80185" w:rsidRPr="00EA6C1B">
        <w:rPr>
          <w:rStyle w:val="Emphasis"/>
          <w:rFonts w:asciiTheme="majorBidi" w:hAnsiTheme="majorBidi" w:cstheme="majorBidi"/>
          <w:i w:val="0"/>
          <w:iCs w:val="0"/>
        </w:rPr>
        <w:lastRenderedPageBreak/>
        <w:t xml:space="preserve">reflected color </w:t>
      </w:r>
      <w:r w:rsidR="00D20307" w:rsidRPr="001F70AA">
        <w:rPr>
          <w:rStyle w:val="Emphasis"/>
          <w:rFonts w:asciiTheme="majorBidi" w:hAnsiTheme="majorBidi" w:cstheme="majorBidi"/>
          <w:i w:val="0"/>
          <w:iCs w:val="0"/>
          <w:highlight w:val="yellow"/>
        </w:rPr>
        <w:t>represent</w:t>
      </w:r>
      <w:r w:rsidR="001F70AA" w:rsidRPr="001F70AA">
        <w:rPr>
          <w:rStyle w:val="Emphasis"/>
          <w:rFonts w:asciiTheme="majorBidi" w:hAnsiTheme="majorBidi" w:cstheme="majorBidi"/>
          <w:i w:val="0"/>
          <w:iCs w:val="0"/>
          <w:highlight w:val="yellow"/>
        </w:rPr>
        <w:t>s</w:t>
      </w:r>
      <w:r w:rsidR="00D20307" w:rsidRPr="00EA6C1B">
        <w:rPr>
          <w:rStyle w:val="Emphasis"/>
          <w:rFonts w:asciiTheme="majorBidi" w:hAnsiTheme="majorBidi" w:cstheme="majorBidi"/>
          <w:i w:val="0"/>
          <w:iCs w:val="0"/>
        </w:rPr>
        <w:t xml:space="preserve"> </w:t>
      </w:r>
      <w:r w:rsidR="00B80185" w:rsidRPr="00EA6C1B">
        <w:rPr>
          <w:rStyle w:val="Emphasis"/>
          <w:rFonts w:asciiTheme="majorBidi" w:hAnsiTheme="majorBidi" w:cstheme="majorBidi"/>
          <w:i w:val="0"/>
          <w:iCs w:val="0"/>
        </w:rPr>
        <w:t xml:space="preserve">any value around the </w:t>
      </w:r>
      <w:r w:rsidR="00D20307" w:rsidRPr="00EA6C1B">
        <w:rPr>
          <w:rStyle w:val="Emphasis"/>
          <w:rFonts w:asciiTheme="majorBidi" w:hAnsiTheme="majorBidi" w:cstheme="majorBidi"/>
        </w:rPr>
        <w:t>Best solution</w:t>
      </w:r>
      <w:r w:rsidR="00B80185" w:rsidRPr="00EA6C1B">
        <w:rPr>
          <w:rStyle w:val="Emphasis"/>
          <w:rFonts w:asciiTheme="majorBidi" w:hAnsiTheme="majorBidi" w:cstheme="majorBidi"/>
          <w:i w:val="0"/>
          <w:iCs w:val="0"/>
        </w:rPr>
        <w:t>.</w:t>
      </w:r>
      <w:r w:rsidR="00B80185" w:rsidRPr="00EA6C1B">
        <w:t xml:space="preserve"> </w:t>
      </w:r>
      <w:r w:rsidR="00B80185" w:rsidRPr="00EA6C1B">
        <w:rPr>
          <w:rStyle w:val="Emphasis"/>
          <w:rFonts w:asciiTheme="majorBidi" w:hAnsiTheme="majorBidi" w:cstheme="majorBidi"/>
          <w:i w:val="0"/>
          <w:iCs w:val="0"/>
        </w:rPr>
        <w:t xml:space="preserve">In case 6, the leucophores cells will reflect the incoming light. </w:t>
      </w:r>
      <w:r w:rsidR="00D20307" w:rsidRPr="00EA6C1B">
        <w:rPr>
          <w:rStyle w:val="Emphasis"/>
          <w:rFonts w:asciiTheme="majorBidi" w:hAnsiTheme="majorBidi" w:cstheme="majorBidi"/>
          <w:i w:val="0"/>
          <w:iCs w:val="0"/>
        </w:rPr>
        <w:t>These cells work as a</w:t>
      </w:r>
      <w:r w:rsidR="00D20307" w:rsidRPr="00EA6C1B">
        <w:rPr>
          <w:rStyle w:val="Emphasis"/>
          <w:rFonts w:asciiTheme="majorBidi" w:hAnsiTheme="majorBidi" w:cstheme="majorBidi" w:hint="cs"/>
          <w:i w:val="0"/>
          <w:iCs w:val="0"/>
          <w:rtl/>
        </w:rPr>
        <w:t xml:space="preserve"> </w:t>
      </w:r>
      <w:r w:rsidR="00D20307" w:rsidRPr="00EA6C1B">
        <w:rPr>
          <w:rStyle w:val="Emphasis"/>
          <w:rFonts w:asciiTheme="majorBidi" w:hAnsiTheme="majorBidi" w:cstheme="majorBidi"/>
          <w:i w:val="0"/>
          <w:iCs w:val="0"/>
          <w:lang w:val="en-GB"/>
        </w:rPr>
        <w:t>reflecting</w:t>
      </w:r>
      <w:r w:rsidR="00D20307" w:rsidRPr="00EA6C1B">
        <w:rPr>
          <w:rStyle w:val="Emphasis"/>
          <w:rFonts w:asciiTheme="majorBidi" w:hAnsiTheme="majorBidi" w:cstheme="majorBidi"/>
          <w:i w:val="0"/>
          <w:iCs w:val="0"/>
        </w:rPr>
        <w:t xml:space="preserve"> mirror of </w:t>
      </w:r>
      <w:r w:rsidR="001F70AA" w:rsidRPr="001F70AA">
        <w:rPr>
          <w:rStyle w:val="Emphasis"/>
          <w:rFonts w:asciiTheme="majorBidi" w:hAnsiTheme="majorBidi" w:cstheme="majorBidi"/>
          <w:i w:val="0"/>
          <w:iCs w:val="0"/>
          <w:highlight w:val="yellow"/>
        </w:rPr>
        <w:t>the</w:t>
      </w:r>
      <w:r w:rsidR="001F70AA">
        <w:rPr>
          <w:rStyle w:val="Emphasis"/>
          <w:rFonts w:asciiTheme="majorBidi" w:hAnsiTheme="majorBidi" w:cstheme="majorBidi"/>
          <w:i w:val="0"/>
          <w:iCs w:val="0"/>
        </w:rPr>
        <w:t xml:space="preserve"> </w:t>
      </w:r>
      <w:r w:rsidR="00D20307" w:rsidRPr="00EA6C1B">
        <w:rPr>
          <w:rStyle w:val="Emphasis"/>
          <w:rFonts w:asciiTheme="majorBidi" w:hAnsiTheme="majorBidi" w:cstheme="majorBidi"/>
          <w:i w:val="0"/>
          <w:iCs w:val="0"/>
        </w:rPr>
        <w:t xml:space="preserve">predominant wavelength of light in the environment, reflecting white color (of white light) and brown color (of brown color). Accordingly, </w:t>
      </w:r>
      <w:r w:rsidR="0054093E" w:rsidRPr="00EA6C1B">
        <w:rPr>
          <w:rStyle w:val="Emphasis"/>
          <w:rFonts w:asciiTheme="majorBidi" w:hAnsiTheme="majorBidi" w:cstheme="majorBidi"/>
          <w:i w:val="0"/>
          <w:iCs w:val="0"/>
        </w:rPr>
        <w:t>a</w:t>
      </w:r>
      <w:r w:rsidR="00B80185" w:rsidRPr="00EA6C1B">
        <w:rPr>
          <w:rStyle w:val="Emphasis"/>
          <w:rFonts w:asciiTheme="majorBidi" w:hAnsiTheme="majorBidi" w:cstheme="majorBidi"/>
          <w:i w:val="0"/>
          <w:iCs w:val="0"/>
        </w:rPr>
        <w:t xml:space="preserve"> cuttlefish blend</w:t>
      </w:r>
      <w:r w:rsidR="0054093E" w:rsidRPr="00EA6C1B">
        <w:rPr>
          <w:rStyle w:val="Emphasis"/>
          <w:rFonts w:asciiTheme="majorBidi" w:hAnsiTheme="majorBidi" w:cstheme="majorBidi"/>
          <w:i w:val="0"/>
          <w:iCs w:val="0"/>
        </w:rPr>
        <w:t>s</w:t>
      </w:r>
      <w:r w:rsidR="00B80185" w:rsidRPr="00EA6C1B">
        <w:rPr>
          <w:rStyle w:val="Emphasis"/>
          <w:rFonts w:asciiTheme="majorBidi" w:hAnsiTheme="majorBidi" w:cstheme="majorBidi"/>
          <w:i w:val="0"/>
          <w:iCs w:val="0"/>
        </w:rPr>
        <w:t xml:space="preserve"> itself </w:t>
      </w:r>
      <w:r w:rsidR="0054093E" w:rsidRPr="00EA6C1B">
        <w:rPr>
          <w:rStyle w:val="Emphasis"/>
          <w:rFonts w:asciiTheme="majorBidi" w:hAnsiTheme="majorBidi" w:cstheme="majorBidi"/>
          <w:i w:val="0"/>
          <w:iCs w:val="0"/>
        </w:rPr>
        <w:t>based on</w:t>
      </w:r>
      <w:r w:rsidR="00B80185" w:rsidRPr="00EA6C1B">
        <w:rPr>
          <w:rStyle w:val="Emphasis"/>
          <w:rFonts w:asciiTheme="majorBidi" w:hAnsiTheme="majorBidi" w:cstheme="majorBidi"/>
          <w:i w:val="0"/>
          <w:iCs w:val="0"/>
        </w:rPr>
        <w:t xml:space="preserve"> </w:t>
      </w:r>
      <w:r w:rsidR="0054093E" w:rsidRPr="00EA6C1B">
        <w:rPr>
          <w:rStyle w:val="Emphasis"/>
          <w:rFonts w:asciiTheme="majorBidi" w:hAnsiTheme="majorBidi" w:cstheme="majorBidi"/>
          <w:i w:val="0"/>
          <w:iCs w:val="0"/>
        </w:rPr>
        <w:t>the surrounding</w:t>
      </w:r>
      <w:r w:rsidR="00B80185" w:rsidRPr="00EA6C1B">
        <w:rPr>
          <w:rStyle w:val="Emphasis"/>
          <w:rFonts w:asciiTheme="majorBidi" w:hAnsiTheme="majorBidi" w:cstheme="majorBidi"/>
          <w:i w:val="0"/>
          <w:iCs w:val="0"/>
        </w:rPr>
        <w:t xml:space="preserve"> environment. This case works as initialization </w:t>
      </w:r>
      <w:r w:rsidR="00ED7905" w:rsidRPr="00EA6C1B">
        <w:rPr>
          <w:rStyle w:val="Emphasis"/>
          <w:rFonts w:asciiTheme="majorBidi" w:hAnsiTheme="majorBidi" w:cstheme="majorBidi"/>
          <w:i w:val="0"/>
          <w:iCs w:val="0"/>
        </w:rPr>
        <w:t xml:space="preserve">and </w:t>
      </w:r>
      <w:r w:rsidR="00B80185" w:rsidRPr="00EA6C1B">
        <w:rPr>
          <w:rStyle w:val="Emphasis"/>
          <w:rFonts w:asciiTheme="majorBidi" w:hAnsiTheme="majorBidi" w:cstheme="majorBidi"/>
          <w:i w:val="0"/>
          <w:iCs w:val="0"/>
        </w:rPr>
        <w:t>is used to find new solutions.</w:t>
      </w:r>
    </w:p>
    <w:p w14:paraId="6F670003" w14:textId="718C5458" w:rsidR="00FC096D" w:rsidRPr="00EA6C1B" w:rsidRDefault="00FC096D" w:rsidP="001D3971">
      <w:pPr>
        <w:pStyle w:val="NoSpacing"/>
        <w:shd w:val="clear" w:color="auto" w:fill="FFFFFF" w:themeFill="background1"/>
        <w:spacing w:after="240" w:line="360" w:lineRule="auto"/>
        <w:ind w:firstLine="720"/>
        <w:jc w:val="both"/>
        <w:rPr>
          <w:rStyle w:val="Emphasis"/>
          <w:rFonts w:asciiTheme="majorBidi" w:hAnsiTheme="majorBidi" w:cstheme="majorBidi"/>
          <w:i w:val="0"/>
          <w:iCs w:val="0"/>
        </w:rPr>
      </w:pPr>
      <w:r w:rsidRPr="00EA6C1B">
        <w:rPr>
          <w:rStyle w:val="Emphasis"/>
          <w:rFonts w:asciiTheme="majorBidi" w:hAnsiTheme="majorBidi" w:cstheme="majorBidi"/>
          <w:i w:val="0"/>
          <w:iCs w:val="0"/>
        </w:rPr>
        <w:t xml:space="preserve">Algorithm I describes the CFA. Like other meta-heuristic optimization algorithms, the CFA starts with random solutions for initializing the population. After that, the six cases shown in </w:t>
      </w:r>
      <w:r w:rsidRPr="00096A0F">
        <w:rPr>
          <w:rStyle w:val="Emphasis"/>
          <w:rFonts w:asciiTheme="majorBidi" w:hAnsiTheme="majorBidi" w:cstheme="majorBidi"/>
          <w:i w:val="0"/>
          <w:iCs w:val="0"/>
          <w:highlight w:val="yellow"/>
        </w:rPr>
        <w:t>Fig</w:t>
      </w:r>
      <w:r w:rsidR="00096A0F" w:rsidRPr="00096A0F">
        <w:rPr>
          <w:rStyle w:val="Emphasis"/>
          <w:rFonts w:asciiTheme="majorBidi" w:hAnsiTheme="majorBidi" w:cstheme="majorBidi"/>
          <w:i w:val="0"/>
          <w:iCs w:val="0"/>
          <w:highlight w:val="yellow"/>
        </w:rPr>
        <w:t>.</w:t>
      </w:r>
      <w:r w:rsidRPr="00096A0F">
        <w:rPr>
          <w:rStyle w:val="Emphasis"/>
          <w:rFonts w:asciiTheme="majorBidi" w:hAnsiTheme="majorBidi" w:cstheme="majorBidi"/>
          <w:i w:val="0"/>
          <w:iCs w:val="0"/>
          <w:highlight w:val="yellow"/>
        </w:rPr>
        <w:t xml:space="preserve"> 2</w:t>
      </w:r>
      <w:r w:rsidRPr="00EA6C1B">
        <w:rPr>
          <w:rStyle w:val="Emphasis"/>
          <w:rFonts w:asciiTheme="majorBidi" w:hAnsiTheme="majorBidi" w:cstheme="majorBidi"/>
          <w:i w:val="0"/>
          <w:iCs w:val="0"/>
        </w:rPr>
        <w:t xml:space="preserve"> are applied until </w:t>
      </w:r>
      <w:r w:rsidR="00A94383" w:rsidRPr="00EA6C1B">
        <w:rPr>
          <w:rStyle w:val="Emphasis"/>
          <w:rFonts w:asciiTheme="majorBidi" w:hAnsiTheme="majorBidi" w:cstheme="majorBidi"/>
          <w:i w:val="0"/>
          <w:iCs w:val="0"/>
        </w:rPr>
        <w:t>a</w:t>
      </w:r>
      <w:r w:rsidR="00D63A91" w:rsidRPr="00EA6C1B">
        <w:rPr>
          <w:rStyle w:val="Emphasis"/>
          <w:rFonts w:asciiTheme="majorBidi" w:hAnsiTheme="majorBidi" w:cstheme="majorBidi"/>
          <w:i w:val="0"/>
          <w:iCs w:val="0"/>
        </w:rPr>
        <w:t xml:space="preserve"> </w:t>
      </w:r>
      <w:r w:rsidRPr="00EA6C1B">
        <w:rPr>
          <w:rStyle w:val="Emphasis"/>
          <w:rFonts w:asciiTheme="majorBidi" w:hAnsiTheme="majorBidi" w:cstheme="majorBidi"/>
          <w:i w:val="0"/>
          <w:iCs w:val="0"/>
        </w:rPr>
        <w:t xml:space="preserve">stop condition is met, in our case it is the number of maximum iterations. The main steps of </w:t>
      </w:r>
      <w:r w:rsidR="00D63A91" w:rsidRPr="00EA6C1B">
        <w:rPr>
          <w:rStyle w:val="Emphasis"/>
          <w:rFonts w:asciiTheme="majorBidi" w:hAnsiTheme="majorBidi" w:cstheme="majorBidi"/>
          <w:i w:val="0"/>
          <w:iCs w:val="0"/>
        </w:rPr>
        <w:t xml:space="preserve">the </w:t>
      </w:r>
      <w:r w:rsidRPr="00EA6C1B">
        <w:rPr>
          <w:rStyle w:val="Emphasis"/>
          <w:rFonts w:asciiTheme="majorBidi" w:hAnsiTheme="majorBidi" w:cstheme="majorBidi"/>
          <w:i w:val="0"/>
          <w:iCs w:val="0"/>
        </w:rPr>
        <w:t xml:space="preserve">CFA algorithm are summarized </w:t>
      </w:r>
      <w:r w:rsidR="00A94383" w:rsidRPr="00EA6C1B">
        <w:rPr>
          <w:rStyle w:val="Emphasis"/>
          <w:rFonts w:asciiTheme="majorBidi" w:hAnsiTheme="majorBidi" w:cstheme="majorBidi"/>
          <w:i w:val="0"/>
          <w:iCs w:val="0"/>
        </w:rPr>
        <w:t>as follows</w:t>
      </w:r>
      <w:r w:rsidRPr="00EA6C1B">
        <w:rPr>
          <w:rStyle w:val="Emphasis"/>
          <w:rFonts w:asciiTheme="majorBidi" w:hAnsiTheme="majorBidi" w:cstheme="majorBidi"/>
          <w:i w:val="0"/>
          <w:iCs w:val="0"/>
        </w:rPr>
        <w:t xml:space="preserve">. The algorithm takes the maximum number of iterations and four random values as an input and identifies the best four features as an output (Lines 1 and 2). The algorithm in Line 3 initializes the population and </w:t>
      </w:r>
      <w:r w:rsidR="00A94383" w:rsidRPr="00EA6C1B">
        <w:rPr>
          <w:rStyle w:val="Emphasis"/>
          <w:rFonts w:asciiTheme="majorBidi" w:hAnsiTheme="majorBidi" w:cstheme="majorBidi"/>
          <w:i w:val="0"/>
          <w:iCs w:val="0"/>
        </w:rPr>
        <w:t xml:space="preserve">the </w:t>
      </w:r>
      <w:r w:rsidRPr="00EA6C1B">
        <w:rPr>
          <w:rStyle w:val="Emphasis"/>
          <w:rFonts w:asciiTheme="majorBidi" w:hAnsiTheme="majorBidi" w:cstheme="majorBidi"/>
          <w:i w:val="0"/>
          <w:iCs w:val="0"/>
        </w:rPr>
        <w:t xml:space="preserve">number of features to </w:t>
      </w:r>
      <w:r w:rsidRPr="00EA6C1B">
        <w:rPr>
          <w:rStyle w:val="Emphasis"/>
          <w:rFonts w:asciiTheme="majorBidi" w:hAnsiTheme="majorBidi" w:cstheme="majorBidi"/>
          <w:i w:val="0"/>
          <w:iCs w:val="0"/>
          <w:lang w:val="en-GB"/>
        </w:rPr>
        <w:t xml:space="preserve">be </w:t>
      </w:r>
      <w:r w:rsidRPr="00EA6C1B">
        <w:rPr>
          <w:rStyle w:val="Emphasis"/>
          <w:rFonts w:asciiTheme="majorBidi" w:hAnsiTheme="majorBidi" w:cstheme="majorBidi"/>
          <w:i w:val="0"/>
          <w:iCs w:val="0"/>
        </w:rPr>
        <w:t>selected. Then, the algorithm evaluates the population using a fitness function (Line 4) and stores the best solution (Line 5). The population is divided into four independent groups (Line 6). The first two groups (G</w:t>
      </w:r>
      <w:r w:rsidRPr="00EA6C1B">
        <w:rPr>
          <w:rStyle w:val="Emphasis"/>
          <w:rFonts w:asciiTheme="majorBidi" w:hAnsiTheme="majorBidi" w:cstheme="majorBidi"/>
          <w:i w:val="0"/>
          <w:iCs w:val="0"/>
          <w:vertAlign w:val="subscript"/>
        </w:rPr>
        <w:t>1</w:t>
      </w:r>
      <w:r w:rsidRPr="00EA6C1B">
        <w:rPr>
          <w:rStyle w:val="Emphasis"/>
          <w:rFonts w:asciiTheme="majorBidi" w:hAnsiTheme="majorBidi" w:cstheme="majorBidi"/>
          <w:i w:val="0"/>
          <w:iCs w:val="0"/>
        </w:rPr>
        <w:t xml:space="preserve"> and G</w:t>
      </w:r>
      <w:r w:rsidRPr="00EA6C1B">
        <w:rPr>
          <w:rStyle w:val="Emphasis"/>
          <w:rFonts w:asciiTheme="majorBidi" w:hAnsiTheme="majorBidi" w:cstheme="majorBidi"/>
          <w:i w:val="0"/>
          <w:iCs w:val="0"/>
          <w:vertAlign w:val="subscript"/>
        </w:rPr>
        <w:t>2</w:t>
      </w:r>
      <w:r w:rsidRPr="00EA6C1B">
        <w:rPr>
          <w:rStyle w:val="Emphasis"/>
          <w:rFonts w:asciiTheme="majorBidi" w:hAnsiTheme="majorBidi" w:cstheme="majorBidi"/>
          <w:i w:val="0"/>
          <w:iCs w:val="0"/>
        </w:rPr>
        <w:t>) are used for global search, while the other two groups (G</w:t>
      </w:r>
      <w:r w:rsidRPr="00EA6C1B">
        <w:rPr>
          <w:rStyle w:val="Emphasis"/>
          <w:rFonts w:asciiTheme="majorBidi" w:hAnsiTheme="majorBidi" w:cstheme="majorBidi"/>
          <w:i w:val="0"/>
          <w:iCs w:val="0"/>
          <w:vertAlign w:val="subscript"/>
        </w:rPr>
        <w:t>3</w:t>
      </w:r>
      <w:r w:rsidRPr="00EA6C1B">
        <w:rPr>
          <w:rStyle w:val="Emphasis"/>
          <w:rFonts w:asciiTheme="majorBidi" w:hAnsiTheme="majorBidi" w:cstheme="majorBidi"/>
          <w:i w:val="0"/>
          <w:iCs w:val="0"/>
        </w:rPr>
        <w:t xml:space="preserve"> and G</w:t>
      </w:r>
      <w:r w:rsidRPr="00EA6C1B">
        <w:rPr>
          <w:rStyle w:val="Emphasis"/>
          <w:rFonts w:asciiTheme="majorBidi" w:hAnsiTheme="majorBidi" w:cstheme="majorBidi"/>
          <w:i w:val="0"/>
          <w:iCs w:val="0"/>
          <w:vertAlign w:val="subscript"/>
        </w:rPr>
        <w:t>4</w:t>
      </w:r>
      <w:r w:rsidRPr="00EA6C1B">
        <w:rPr>
          <w:rStyle w:val="Emphasis"/>
          <w:rFonts w:asciiTheme="majorBidi" w:hAnsiTheme="majorBidi" w:cstheme="majorBidi"/>
          <w:i w:val="0"/>
          <w:iCs w:val="0"/>
        </w:rPr>
        <w:t>) are used for local search. The combination of the visibility and reflection processes provides six different cases and provides a new possible solution using Eq. 1.</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5"/>
        <w:gridCol w:w="4843"/>
        <w:gridCol w:w="2892"/>
      </w:tblGrid>
      <w:tr w:rsidR="00FC096D" w:rsidRPr="00EA6C1B" w14:paraId="0FF0C399" w14:textId="77777777" w:rsidTr="00EA22EF">
        <w:tc>
          <w:tcPr>
            <w:tcW w:w="1615" w:type="dxa"/>
            <w:tcBorders>
              <w:right w:val="nil"/>
            </w:tcBorders>
          </w:tcPr>
          <w:p w14:paraId="5D78698D" w14:textId="77777777" w:rsidR="00FC096D" w:rsidRPr="00EA6C1B" w:rsidRDefault="00FC096D" w:rsidP="00EA22EF">
            <w:pPr>
              <w:pStyle w:val="NoSpacing"/>
              <w:shd w:val="clear" w:color="auto" w:fill="FFFFFF" w:themeFill="background1"/>
              <w:spacing w:line="360" w:lineRule="auto"/>
              <w:rPr>
                <w:rStyle w:val="Emphasis"/>
                <w:rFonts w:asciiTheme="majorBidi" w:eastAsia="Calibri" w:hAnsiTheme="majorBidi" w:cstheme="majorBidi"/>
                <w:sz w:val="24"/>
                <w:szCs w:val="24"/>
              </w:rPr>
            </w:pPr>
          </w:p>
        </w:tc>
        <w:tc>
          <w:tcPr>
            <w:tcW w:w="4843" w:type="dxa"/>
            <w:tcBorders>
              <w:top w:val="nil"/>
              <w:left w:val="nil"/>
              <w:bottom w:val="nil"/>
              <w:right w:val="nil"/>
            </w:tcBorders>
          </w:tcPr>
          <w:p w14:paraId="6F7626CD" w14:textId="4FB12467" w:rsidR="00FC096D" w:rsidRPr="00EA6C1B" w:rsidRDefault="00E65819" w:rsidP="002A5B42">
            <w:pPr>
              <w:pStyle w:val="NoSpacing"/>
              <w:shd w:val="clear" w:color="auto" w:fill="FFFFFF" w:themeFill="background1"/>
              <w:spacing w:after="100" w:afterAutospacing="1" w:line="360" w:lineRule="auto"/>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new_ population=</m:t>
                </m:r>
                <m:r>
                  <w:rPr>
                    <w:rFonts w:ascii="Cambria Math" w:hAnsi="Cambria Math" w:cstheme="majorBidi"/>
                  </w:rPr>
                  <m:t>reflection +visibility</m:t>
                </m:r>
              </m:oMath>
            </m:oMathPara>
          </w:p>
        </w:tc>
        <w:tc>
          <w:tcPr>
            <w:tcW w:w="2892" w:type="dxa"/>
            <w:tcBorders>
              <w:left w:val="nil"/>
            </w:tcBorders>
          </w:tcPr>
          <w:p w14:paraId="22BB8BD9" w14:textId="77777777" w:rsidR="00FC096D" w:rsidRPr="00EA6C1B" w:rsidRDefault="00FC096D" w:rsidP="00EA22EF">
            <w:pPr>
              <w:pStyle w:val="NoSpacing"/>
              <w:shd w:val="clear" w:color="auto" w:fill="FFFFFF" w:themeFill="background1"/>
              <w:spacing w:line="360" w:lineRule="auto"/>
              <w:jc w:val="right"/>
              <w:rPr>
                <w:rStyle w:val="Emphasis"/>
                <w:rFonts w:asciiTheme="majorBidi" w:hAnsiTheme="majorBidi" w:cstheme="majorBidi"/>
                <w:i w:val="0"/>
                <w:iCs w:val="0"/>
                <w:sz w:val="24"/>
                <w:szCs w:val="24"/>
              </w:rPr>
            </w:pPr>
            <w:r w:rsidRPr="00EA6C1B">
              <w:rPr>
                <w:rStyle w:val="Emphasis"/>
                <w:rFonts w:asciiTheme="majorBidi" w:hAnsiTheme="majorBidi" w:cstheme="majorBidi"/>
                <w:i w:val="0"/>
                <w:iCs w:val="0"/>
                <w:sz w:val="24"/>
                <w:szCs w:val="24"/>
              </w:rPr>
              <w:t>(1)</w:t>
            </w:r>
          </w:p>
        </w:tc>
      </w:tr>
    </w:tbl>
    <w:p w14:paraId="4F579E76" w14:textId="77777777" w:rsidR="00FC096D" w:rsidRPr="00EA6C1B" w:rsidRDefault="00FC096D" w:rsidP="00B80185">
      <w:pPr>
        <w:pStyle w:val="NoSpacing"/>
        <w:shd w:val="clear" w:color="auto" w:fill="FFFFFF" w:themeFill="background1"/>
        <w:spacing w:after="240" w:line="360" w:lineRule="auto"/>
        <w:jc w:val="both"/>
        <w:rPr>
          <w:rStyle w:val="Emphasis"/>
          <w:rFonts w:asciiTheme="majorBidi" w:hAnsiTheme="majorBidi" w:cstheme="majorBidi"/>
          <w:i w:val="0"/>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EA6C1B" w:rsidRPr="00EA6C1B" w14:paraId="5349155E" w14:textId="77777777" w:rsidTr="00F9292C">
        <w:tc>
          <w:tcPr>
            <w:tcW w:w="4820" w:type="dxa"/>
          </w:tcPr>
          <w:p w14:paraId="4E55BAD9" w14:textId="393D7F65" w:rsidR="00F07DC1" w:rsidRPr="00EA6C1B" w:rsidRDefault="001D3971" w:rsidP="00F9292C">
            <w:pPr>
              <w:pStyle w:val="NoSpacing"/>
              <w:jc w:val="both"/>
              <w:rPr>
                <w:rFonts w:asciiTheme="majorBidi" w:hAnsiTheme="majorBidi" w:cstheme="majorBidi"/>
              </w:rPr>
            </w:pPr>
            <w:r w:rsidRPr="00EA6C1B">
              <w:rPr>
                <w:rFonts w:asciiTheme="majorBidi" w:hAnsiTheme="majorBidi" w:cstheme="majorBidi"/>
              </w:rPr>
              <w:object w:dxaOrig="5700" w:dyaOrig="6585" w14:anchorId="1FE95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229.25pt" o:ole="">
                  <v:imagedata r:id="rId13" o:title=""/>
                </v:shape>
                <o:OLEObject Type="Embed" ProgID="PBrush" ShapeID="_x0000_i1025" DrawAspect="Content" ObjectID="_1711466513" r:id="rId14"/>
              </w:object>
            </w:r>
          </w:p>
          <w:p w14:paraId="36C19FC5" w14:textId="58E2E868" w:rsidR="00F07DC1" w:rsidRPr="00EA6C1B" w:rsidRDefault="00F07DC1" w:rsidP="00F9292C">
            <w:pPr>
              <w:pStyle w:val="NoSpacing"/>
              <w:rPr>
                <w:rStyle w:val="Emphasis"/>
                <w:rFonts w:asciiTheme="majorBidi" w:hAnsiTheme="majorBidi" w:cstheme="majorBidi"/>
                <w:i w:val="0"/>
                <w:iCs w:val="0"/>
                <w:sz w:val="20"/>
                <w:szCs w:val="20"/>
              </w:rPr>
            </w:pPr>
            <w:r w:rsidRPr="00EA6C1B">
              <w:rPr>
                <w:rStyle w:val="Emphasis"/>
                <w:rFonts w:asciiTheme="majorBidi" w:hAnsiTheme="majorBidi" w:cstheme="majorBidi"/>
                <w:b/>
                <w:bCs/>
                <w:i w:val="0"/>
                <w:iCs w:val="0"/>
                <w:sz w:val="20"/>
                <w:szCs w:val="20"/>
              </w:rPr>
              <w:t>Fig</w:t>
            </w:r>
            <w:r w:rsidR="008001B4" w:rsidRPr="00EA6C1B">
              <w:rPr>
                <w:rStyle w:val="Emphasis"/>
                <w:rFonts w:asciiTheme="majorBidi" w:hAnsiTheme="majorBidi" w:cstheme="majorBidi"/>
                <w:b/>
                <w:bCs/>
                <w:i w:val="0"/>
                <w:iCs w:val="0"/>
                <w:sz w:val="20"/>
                <w:szCs w:val="20"/>
              </w:rPr>
              <w:t>.</w:t>
            </w:r>
            <w:r w:rsidRPr="00EA6C1B">
              <w:rPr>
                <w:rStyle w:val="Emphasis"/>
                <w:rFonts w:asciiTheme="majorBidi" w:hAnsiTheme="majorBidi" w:cstheme="majorBidi"/>
                <w:b/>
                <w:bCs/>
                <w:i w:val="0"/>
                <w:iCs w:val="0"/>
                <w:sz w:val="20"/>
                <w:szCs w:val="20"/>
              </w:rPr>
              <w:t xml:space="preserve"> 1</w:t>
            </w:r>
            <w:r w:rsidRPr="00EA6C1B">
              <w:rPr>
                <w:rStyle w:val="Emphasis"/>
                <w:rFonts w:asciiTheme="majorBidi" w:hAnsiTheme="majorBidi" w:cstheme="majorBidi"/>
                <w:i w:val="0"/>
                <w:iCs w:val="0"/>
                <w:sz w:val="20"/>
                <w:szCs w:val="20"/>
              </w:rPr>
              <w:t xml:space="preserve"> </w:t>
            </w:r>
            <w:r w:rsidRPr="00EA6C1B">
              <w:rPr>
                <w:rFonts w:asciiTheme="majorBidi" w:hAnsiTheme="majorBidi" w:cstheme="majorBidi"/>
                <w:sz w:val="20"/>
                <w:szCs w:val="20"/>
              </w:rPr>
              <w:t xml:space="preserve">Diagram of cuttlefish skin detailing the </w:t>
            </w:r>
            <w:r w:rsidR="00DC40B6" w:rsidRPr="00EA6C1B">
              <w:rPr>
                <w:rFonts w:asciiTheme="majorBidi" w:hAnsiTheme="majorBidi" w:cstheme="majorBidi"/>
                <w:sz w:val="20"/>
                <w:szCs w:val="20"/>
              </w:rPr>
              <w:br/>
            </w:r>
            <w:r w:rsidRPr="00EA6C1B">
              <w:rPr>
                <w:rFonts w:asciiTheme="majorBidi" w:hAnsiTheme="majorBidi" w:cstheme="majorBidi"/>
                <w:sz w:val="20"/>
                <w:szCs w:val="20"/>
              </w:rPr>
              <w:t>three main skin structures</w:t>
            </w:r>
            <w:r w:rsidR="00DC40B6" w:rsidRPr="00EA6C1B">
              <w:rPr>
                <w:rFonts w:asciiTheme="majorBidi" w:hAnsiTheme="majorBidi" w:cstheme="majorBidi"/>
                <w:sz w:val="20"/>
                <w:szCs w:val="20"/>
              </w:rPr>
              <w:t xml:space="preserve"> </w:t>
            </w:r>
            <w:r w:rsidR="00DC40B6" w:rsidRPr="00EA6C1B">
              <w:rPr>
                <w:rStyle w:val="Emphasis"/>
                <w:rFonts w:asciiTheme="majorBidi" w:hAnsiTheme="majorBidi" w:cstheme="majorBidi"/>
                <w:i w:val="0"/>
                <w:iCs w:val="0"/>
                <w:sz w:val="20"/>
                <w:szCs w:val="20"/>
              </w:rPr>
              <w:fldChar w:fldCharType="begin" w:fldLock="1"/>
            </w:r>
            <w:r w:rsidR="002463D6" w:rsidRPr="00EA6C1B">
              <w:rPr>
                <w:rStyle w:val="Emphasis"/>
                <w:rFonts w:asciiTheme="majorBidi" w:hAnsiTheme="majorBidi" w:cstheme="majorBidi"/>
                <w:i w:val="0"/>
                <w:iCs w:val="0"/>
                <w:sz w:val="20"/>
                <w:szCs w:val="2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Scientific \\&amp; Engineering Research","id":"ITEM-1","issue":"9","issued":{"date-parts":[["2013"]]},"page":"1978-1986","title":"Cuttlefish algorithm-a novel bio-inspired optimization algorithm","type":"article-journal","volume":"4"},"uris":["http://www.mendeley.com/documents/?uuid=69b86cf6-e4f3-4c2c-8d95-5bae78df3980"]}],"mendeley":{"formattedCitation":"[21]","plainTextFormattedCitation":"[21]","previouslyFormattedCitation":"[7]"},"properties":{"noteIndex":0},"schema":"https://github.com/citation-style-language/schema/raw/master/csl-citation.json"}</w:instrText>
            </w:r>
            <w:r w:rsidR="00DC40B6" w:rsidRPr="00EA6C1B">
              <w:rPr>
                <w:rStyle w:val="Emphasis"/>
                <w:rFonts w:asciiTheme="majorBidi" w:hAnsiTheme="majorBidi" w:cstheme="majorBidi"/>
                <w:i w:val="0"/>
                <w:iCs w:val="0"/>
                <w:sz w:val="20"/>
                <w:szCs w:val="20"/>
              </w:rPr>
              <w:fldChar w:fldCharType="separate"/>
            </w:r>
            <w:r w:rsidR="002463D6" w:rsidRPr="00EA6C1B">
              <w:rPr>
                <w:rStyle w:val="Emphasis"/>
                <w:rFonts w:asciiTheme="majorBidi" w:hAnsiTheme="majorBidi" w:cstheme="majorBidi"/>
                <w:i w:val="0"/>
                <w:iCs w:val="0"/>
                <w:noProof/>
                <w:sz w:val="20"/>
                <w:szCs w:val="20"/>
              </w:rPr>
              <w:t>[21]</w:t>
            </w:r>
            <w:r w:rsidR="00DC40B6" w:rsidRPr="00EA6C1B">
              <w:rPr>
                <w:rStyle w:val="Emphasis"/>
                <w:rFonts w:asciiTheme="majorBidi" w:hAnsiTheme="majorBidi" w:cstheme="majorBidi"/>
                <w:i w:val="0"/>
                <w:iCs w:val="0"/>
                <w:sz w:val="20"/>
                <w:szCs w:val="20"/>
              </w:rPr>
              <w:fldChar w:fldCharType="end"/>
            </w:r>
          </w:p>
        </w:tc>
        <w:tc>
          <w:tcPr>
            <w:tcW w:w="4819" w:type="dxa"/>
          </w:tcPr>
          <w:p w14:paraId="250E56FA" w14:textId="5718BD37" w:rsidR="00F07DC1" w:rsidRPr="00EA6C1B" w:rsidRDefault="001D3971" w:rsidP="00A910C2">
            <w:pPr>
              <w:pStyle w:val="NoSpacing"/>
              <w:spacing w:line="360" w:lineRule="auto"/>
              <w:jc w:val="both"/>
              <w:rPr>
                <w:rFonts w:asciiTheme="majorBidi" w:hAnsiTheme="majorBidi" w:cstheme="majorBidi"/>
              </w:rPr>
            </w:pPr>
            <w:r w:rsidRPr="00EA6C1B">
              <w:rPr>
                <w:rFonts w:asciiTheme="majorBidi" w:hAnsiTheme="majorBidi" w:cstheme="majorBidi"/>
              </w:rPr>
              <w:object w:dxaOrig="5190" w:dyaOrig="6487" w14:anchorId="25C22499">
                <v:shape id="_x0000_i1026" type="#_x0000_t75" style="width:171.65pt;height:221.2pt" o:ole="">
                  <v:imagedata r:id="rId15" o:title=""/>
                </v:shape>
                <o:OLEObject Type="Embed" ProgID="PBrush" ShapeID="_x0000_i1026" DrawAspect="Content" ObjectID="_1711466514" r:id="rId16"/>
              </w:object>
            </w:r>
          </w:p>
          <w:p w14:paraId="3D1B16DE" w14:textId="2B512B96" w:rsidR="00F07DC1" w:rsidRPr="00EA6C1B" w:rsidRDefault="00F07DC1" w:rsidP="00A910C2">
            <w:pPr>
              <w:pStyle w:val="NoSpacing"/>
              <w:spacing w:line="360" w:lineRule="auto"/>
              <w:jc w:val="both"/>
              <w:rPr>
                <w:rStyle w:val="Emphasis"/>
                <w:rFonts w:asciiTheme="majorBidi" w:hAnsiTheme="majorBidi" w:cstheme="majorBidi"/>
                <w:i w:val="0"/>
                <w:iCs w:val="0"/>
                <w:sz w:val="20"/>
                <w:szCs w:val="20"/>
              </w:rPr>
            </w:pPr>
            <w:r w:rsidRPr="00EA6C1B">
              <w:rPr>
                <w:rStyle w:val="Emphasis"/>
                <w:rFonts w:asciiTheme="majorBidi" w:hAnsiTheme="majorBidi" w:cstheme="majorBidi"/>
                <w:b/>
                <w:bCs/>
                <w:i w:val="0"/>
                <w:iCs w:val="0"/>
                <w:sz w:val="20"/>
                <w:szCs w:val="20"/>
              </w:rPr>
              <w:t>Fig</w:t>
            </w:r>
            <w:r w:rsidR="008001B4" w:rsidRPr="00EA6C1B">
              <w:rPr>
                <w:rStyle w:val="Emphasis"/>
                <w:rFonts w:asciiTheme="majorBidi" w:hAnsiTheme="majorBidi" w:cstheme="majorBidi"/>
                <w:b/>
                <w:bCs/>
                <w:i w:val="0"/>
                <w:iCs w:val="0"/>
                <w:sz w:val="20"/>
                <w:szCs w:val="20"/>
              </w:rPr>
              <w:t>.</w:t>
            </w:r>
            <w:r w:rsidRPr="00EA6C1B">
              <w:rPr>
                <w:rStyle w:val="Emphasis"/>
                <w:rFonts w:asciiTheme="majorBidi" w:hAnsiTheme="majorBidi" w:cstheme="majorBidi"/>
                <w:b/>
                <w:bCs/>
                <w:i w:val="0"/>
                <w:iCs w:val="0"/>
                <w:sz w:val="20"/>
                <w:szCs w:val="20"/>
              </w:rPr>
              <w:t xml:space="preserve"> 2</w:t>
            </w:r>
            <w:r w:rsidRPr="00EA6C1B">
              <w:rPr>
                <w:rStyle w:val="Emphasis"/>
                <w:rFonts w:asciiTheme="majorBidi" w:hAnsiTheme="majorBidi" w:cstheme="majorBidi"/>
                <w:i w:val="0"/>
                <w:iCs w:val="0"/>
                <w:sz w:val="20"/>
                <w:szCs w:val="20"/>
              </w:rPr>
              <w:t xml:space="preserve"> </w:t>
            </w:r>
            <w:r w:rsidR="00DC40B6" w:rsidRPr="00EA6C1B">
              <w:rPr>
                <w:rFonts w:asciiTheme="majorBidi" w:hAnsiTheme="majorBidi" w:cstheme="majorBidi"/>
                <w:sz w:val="20"/>
                <w:szCs w:val="20"/>
              </w:rPr>
              <w:t>Reorder of the six cases in Fig</w:t>
            </w:r>
            <w:r w:rsidR="008001B4" w:rsidRPr="00EA6C1B">
              <w:rPr>
                <w:rFonts w:asciiTheme="majorBidi" w:hAnsiTheme="majorBidi" w:cstheme="majorBidi"/>
                <w:sz w:val="20"/>
                <w:szCs w:val="20"/>
              </w:rPr>
              <w:t>.</w:t>
            </w:r>
            <w:r w:rsidR="00DC40B6" w:rsidRPr="00EA6C1B">
              <w:rPr>
                <w:rFonts w:asciiTheme="majorBidi" w:hAnsiTheme="majorBidi" w:cstheme="majorBidi"/>
                <w:sz w:val="20"/>
                <w:szCs w:val="20"/>
              </w:rPr>
              <w:t xml:space="preserve"> 1 </w:t>
            </w:r>
            <w:r w:rsidR="00DC40B6" w:rsidRPr="00EA6C1B">
              <w:rPr>
                <w:rStyle w:val="Emphasis"/>
                <w:rFonts w:asciiTheme="majorBidi" w:hAnsiTheme="majorBidi" w:cstheme="majorBidi"/>
                <w:i w:val="0"/>
                <w:iCs w:val="0"/>
                <w:sz w:val="20"/>
                <w:szCs w:val="20"/>
              </w:rPr>
              <w:fldChar w:fldCharType="begin" w:fldLock="1"/>
            </w:r>
            <w:r w:rsidR="002463D6" w:rsidRPr="00EA6C1B">
              <w:rPr>
                <w:rStyle w:val="Emphasis"/>
                <w:rFonts w:asciiTheme="majorBidi" w:hAnsiTheme="majorBidi" w:cstheme="majorBidi"/>
                <w:i w:val="0"/>
                <w:iCs w:val="0"/>
                <w:sz w:val="20"/>
                <w:szCs w:val="2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Scientific \\&amp; Engineering Research","id":"ITEM-1","issue":"9","issued":{"date-parts":[["2013"]]},"page":"1978-1986","title":"Cuttlefish algorithm-a novel bio-inspired optimization algorithm","type":"article-journal","volume":"4"},"uris":["http://www.mendeley.com/documents/?uuid=69b86cf6-e4f3-4c2c-8d95-5bae78df3980"]}],"mendeley":{"formattedCitation":"[21]","plainTextFormattedCitation":"[21]","previouslyFormattedCitation":"[7]"},"properties":{"noteIndex":0},"schema":"https://github.com/citation-style-language/schema/raw/master/csl-citation.json"}</w:instrText>
            </w:r>
            <w:r w:rsidR="00DC40B6" w:rsidRPr="00EA6C1B">
              <w:rPr>
                <w:rStyle w:val="Emphasis"/>
                <w:rFonts w:asciiTheme="majorBidi" w:hAnsiTheme="majorBidi" w:cstheme="majorBidi"/>
                <w:i w:val="0"/>
                <w:iCs w:val="0"/>
                <w:sz w:val="20"/>
                <w:szCs w:val="20"/>
              </w:rPr>
              <w:fldChar w:fldCharType="separate"/>
            </w:r>
            <w:r w:rsidR="002463D6" w:rsidRPr="00EA6C1B">
              <w:rPr>
                <w:rStyle w:val="Emphasis"/>
                <w:rFonts w:asciiTheme="majorBidi" w:hAnsiTheme="majorBidi" w:cstheme="majorBidi"/>
                <w:i w:val="0"/>
                <w:iCs w:val="0"/>
                <w:noProof/>
                <w:sz w:val="20"/>
                <w:szCs w:val="20"/>
              </w:rPr>
              <w:t>[21]</w:t>
            </w:r>
            <w:r w:rsidR="00DC40B6" w:rsidRPr="00EA6C1B">
              <w:rPr>
                <w:rStyle w:val="Emphasis"/>
                <w:rFonts w:asciiTheme="majorBidi" w:hAnsiTheme="majorBidi" w:cstheme="majorBidi"/>
                <w:i w:val="0"/>
                <w:iCs w:val="0"/>
                <w:sz w:val="20"/>
                <w:szCs w:val="20"/>
              </w:rPr>
              <w:fldChar w:fldCharType="end"/>
            </w:r>
          </w:p>
        </w:tc>
      </w:tr>
    </w:tbl>
    <w:p w14:paraId="0C92421F" w14:textId="5F731709" w:rsidR="002A5B42" w:rsidRPr="00EA6C1B" w:rsidRDefault="002A5B42" w:rsidP="002A5B42">
      <w:pPr>
        <w:pStyle w:val="NoSpacing"/>
        <w:shd w:val="clear" w:color="auto" w:fill="FFFFFF" w:themeFill="background1"/>
        <w:spacing w:line="360" w:lineRule="auto"/>
        <w:ind w:firstLine="720"/>
        <w:jc w:val="both"/>
        <w:rPr>
          <w:rFonts w:asciiTheme="majorBidi" w:hAnsiTheme="majorBidi" w:cstheme="majorBidi"/>
        </w:rPr>
      </w:pPr>
    </w:p>
    <w:p w14:paraId="5D479EBE" w14:textId="77777777" w:rsidR="00BF1DB0" w:rsidRPr="00EA6C1B" w:rsidRDefault="00BF1DB0" w:rsidP="002A5B42">
      <w:pPr>
        <w:pStyle w:val="NoSpacing"/>
        <w:shd w:val="clear" w:color="auto" w:fill="FFFFFF" w:themeFill="background1"/>
        <w:spacing w:line="360" w:lineRule="auto"/>
        <w:ind w:firstLine="720"/>
        <w:jc w:val="both"/>
        <w:rPr>
          <w:rFonts w:asciiTheme="majorBidi" w:hAnsiTheme="majorBidi" w:cstheme="majorBidi"/>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934"/>
        <w:gridCol w:w="10"/>
      </w:tblGrid>
      <w:tr w:rsidR="00EA6C1B" w:rsidRPr="00EA6C1B" w14:paraId="4629897E" w14:textId="77777777" w:rsidTr="00F73B1E">
        <w:trPr>
          <w:gridAfter w:val="1"/>
          <w:wAfter w:w="10" w:type="dxa"/>
          <w:trHeight w:val="321"/>
        </w:trPr>
        <w:tc>
          <w:tcPr>
            <w:tcW w:w="9350" w:type="dxa"/>
            <w:gridSpan w:val="2"/>
            <w:tcBorders>
              <w:top w:val="single" w:sz="12" w:space="0" w:color="auto"/>
              <w:bottom w:val="single" w:sz="4" w:space="0" w:color="auto"/>
            </w:tcBorders>
            <w:shd w:val="clear" w:color="auto" w:fill="auto"/>
            <w:vAlign w:val="center"/>
          </w:tcPr>
          <w:p w14:paraId="3B2644C8" w14:textId="2D13F9FC" w:rsidR="002424FE" w:rsidRPr="00EA6C1B" w:rsidRDefault="002424FE" w:rsidP="009635EF">
            <w:pPr>
              <w:pStyle w:val="BodyText"/>
              <w:shd w:val="clear" w:color="auto" w:fill="FFFFFF" w:themeFill="background1"/>
              <w:rPr>
                <w:rFonts w:asciiTheme="majorBidi" w:hAnsiTheme="majorBidi" w:cstheme="majorBidi"/>
                <w:i/>
                <w:sz w:val="20"/>
              </w:rPr>
            </w:pPr>
            <w:r w:rsidRPr="00EA6C1B">
              <w:rPr>
                <w:rFonts w:asciiTheme="majorBidi" w:hAnsiTheme="majorBidi" w:cstheme="majorBidi"/>
                <w:b/>
                <w:bCs/>
                <w:iCs/>
                <w:sz w:val="20"/>
              </w:rPr>
              <w:lastRenderedPageBreak/>
              <w:t xml:space="preserve">Algorithm </w:t>
            </w:r>
            <w:r w:rsidR="00E65819">
              <w:rPr>
                <w:rFonts w:asciiTheme="majorBidi" w:hAnsiTheme="majorBidi" w:cstheme="majorBidi"/>
                <w:b/>
                <w:bCs/>
                <w:iCs/>
                <w:sz w:val="20"/>
              </w:rPr>
              <w:t>I</w:t>
            </w:r>
            <w:r w:rsidRPr="00EA6C1B">
              <w:rPr>
                <w:rFonts w:asciiTheme="majorBidi" w:hAnsiTheme="majorBidi" w:cstheme="majorBidi"/>
                <w:b/>
                <w:bCs/>
                <w:iCs/>
                <w:sz w:val="20"/>
              </w:rPr>
              <w:t xml:space="preserve"> </w:t>
            </w:r>
            <w:r w:rsidRPr="00EA6C1B">
              <w:rPr>
                <w:rFonts w:asciiTheme="majorBidi" w:hAnsiTheme="majorBidi" w:cstheme="majorBidi"/>
                <w:iCs/>
                <w:sz w:val="20"/>
              </w:rPr>
              <w:t xml:space="preserve">The </w:t>
            </w:r>
            <w:r w:rsidR="00D97023" w:rsidRPr="00EA6C1B">
              <w:rPr>
                <w:rFonts w:asciiTheme="majorBidi" w:hAnsiTheme="majorBidi" w:cstheme="majorBidi"/>
                <w:iCs/>
                <w:sz w:val="20"/>
              </w:rPr>
              <w:t>c</w:t>
            </w:r>
            <w:r w:rsidRPr="00EA6C1B">
              <w:rPr>
                <w:rFonts w:asciiTheme="majorBidi" w:hAnsiTheme="majorBidi" w:cstheme="majorBidi"/>
                <w:iCs/>
                <w:sz w:val="20"/>
              </w:rPr>
              <w:t xml:space="preserve">uttlefish </w:t>
            </w:r>
            <w:r w:rsidR="00D97023" w:rsidRPr="00EA6C1B">
              <w:rPr>
                <w:rFonts w:asciiTheme="majorBidi" w:hAnsiTheme="majorBidi" w:cstheme="majorBidi"/>
                <w:iCs/>
                <w:sz w:val="20"/>
              </w:rPr>
              <w:t>a</w:t>
            </w:r>
            <w:r w:rsidRPr="00EA6C1B">
              <w:rPr>
                <w:rFonts w:asciiTheme="majorBidi" w:hAnsiTheme="majorBidi" w:cstheme="majorBidi"/>
                <w:iCs/>
                <w:sz w:val="20"/>
              </w:rPr>
              <w:t>lgorithm</w:t>
            </w:r>
          </w:p>
        </w:tc>
      </w:tr>
      <w:tr w:rsidR="00EA6C1B" w:rsidRPr="00EA6C1B" w14:paraId="1DD9DC25" w14:textId="77777777" w:rsidTr="00F73B1E">
        <w:tc>
          <w:tcPr>
            <w:tcW w:w="416" w:type="dxa"/>
          </w:tcPr>
          <w:p w14:paraId="237C7538"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p>
        </w:tc>
        <w:tc>
          <w:tcPr>
            <w:tcW w:w="8944" w:type="dxa"/>
            <w:gridSpan w:val="2"/>
          </w:tcPr>
          <w:p w14:paraId="78A99C30" w14:textId="2B89C636" w:rsidR="002424FE" w:rsidRPr="00EA6C1B" w:rsidRDefault="002424FE" w:rsidP="00FF0130">
            <w:pPr>
              <w:shd w:val="clear" w:color="auto" w:fill="FFFFFF" w:themeFill="background1"/>
              <w:spacing w:line="249" w:lineRule="auto"/>
              <w:rPr>
                <w:rFonts w:asciiTheme="majorBidi" w:hAnsiTheme="majorBidi" w:cstheme="majorBidi"/>
                <w:spacing w:val="2"/>
                <w:sz w:val="20"/>
                <w:szCs w:val="20"/>
              </w:rPr>
            </w:pPr>
            <w:r w:rsidRPr="00EA6C1B">
              <w:rPr>
                <w:rFonts w:asciiTheme="majorBidi" w:hAnsiTheme="majorBidi" w:cstheme="majorBidi"/>
                <w:b/>
                <w:sz w:val="20"/>
                <w:szCs w:val="20"/>
              </w:rPr>
              <w:t xml:space="preserve">Input: </w:t>
            </w:r>
            <w:r w:rsidRPr="00EA6C1B">
              <w:rPr>
                <w:rFonts w:asciiTheme="majorBidi" w:hAnsiTheme="majorBidi" w:cstheme="majorBidi"/>
                <w:i/>
                <w:spacing w:val="7"/>
                <w:sz w:val="20"/>
                <w:szCs w:val="20"/>
              </w:rPr>
              <w:t xml:space="preserve">Max </w:t>
            </w:r>
            <w:r w:rsidRPr="00EA6C1B">
              <w:rPr>
                <w:rFonts w:asciiTheme="majorBidi" w:hAnsiTheme="majorBidi" w:cstheme="majorBidi"/>
                <w:i/>
                <w:spacing w:val="2"/>
                <w:sz w:val="20"/>
                <w:szCs w:val="20"/>
              </w:rPr>
              <w:t>Iteration, v</w:t>
            </w:r>
            <w:r w:rsidRPr="00EA6C1B">
              <w:rPr>
                <w:rFonts w:asciiTheme="majorBidi" w:hAnsiTheme="majorBidi" w:cstheme="majorBidi"/>
                <w:spacing w:val="2"/>
                <w:sz w:val="20"/>
                <w:szCs w:val="20"/>
                <w:vertAlign w:val="subscript"/>
              </w:rPr>
              <w:t>1</w:t>
            </w:r>
            <w:r w:rsidRPr="00EA6C1B">
              <w:rPr>
                <w:rFonts w:asciiTheme="majorBidi" w:hAnsiTheme="majorBidi" w:cstheme="majorBidi"/>
                <w:i/>
                <w:spacing w:val="2"/>
                <w:sz w:val="20"/>
                <w:szCs w:val="20"/>
              </w:rPr>
              <w:t>, v</w:t>
            </w:r>
            <w:r w:rsidRPr="00EA6C1B">
              <w:rPr>
                <w:rFonts w:asciiTheme="majorBidi" w:hAnsiTheme="majorBidi" w:cstheme="majorBidi"/>
                <w:spacing w:val="2"/>
                <w:sz w:val="20"/>
                <w:szCs w:val="20"/>
                <w:vertAlign w:val="subscript"/>
              </w:rPr>
              <w:t>2</w:t>
            </w:r>
            <w:r w:rsidRPr="00EA6C1B">
              <w:rPr>
                <w:rFonts w:asciiTheme="majorBidi" w:hAnsiTheme="majorBidi" w:cstheme="majorBidi"/>
                <w:i/>
                <w:spacing w:val="2"/>
                <w:sz w:val="20"/>
                <w:szCs w:val="20"/>
              </w:rPr>
              <w:t xml:space="preserve">, </w:t>
            </w:r>
            <w:r w:rsidRPr="00EA6C1B">
              <w:rPr>
                <w:rFonts w:asciiTheme="majorBidi" w:hAnsiTheme="majorBidi" w:cstheme="majorBidi"/>
                <w:i/>
                <w:sz w:val="20"/>
                <w:szCs w:val="20"/>
              </w:rPr>
              <w:t>r</w:t>
            </w:r>
            <w:r w:rsidRPr="00EA6C1B">
              <w:rPr>
                <w:rFonts w:asciiTheme="majorBidi" w:hAnsiTheme="majorBidi" w:cstheme="majorBidi"/>
                <w:sz w:val="20"/>
                <w:szCs w:val="20"/>
                <w:vertAlign w:val="subscript"/>
              </w:rPr>
              <w:t>1</w:t>
            </w:r>
            <w:r w:rsidRPr="00EA6C1B">
              <w:rPr>
                <w:rFonts w:asciiTheme="majorBidi" w:hAnsiTheme="majorBidi" w:cstheme="majorBidi"/>
                <w:i/>
                <w:sz w:val="20"/>
                <w:szCs w:val="20"/>
              </w:rPr>
              <w:t xml:space="preserve">, </w:t>
            </w:r>
            <w:r w:rsidRPr="00EA6C1B">
              <w:rPr>
                <w:rFonts w:asciiTheme="majorBidi" w:hAnsiTheme="majorBidi" w:cstheme="majorBidi"/>
                <w:i/>
                <w:spacing w:val="2"/>
                <w:sz w:val="20"/>
                <w:szCs w:val="20"/>
              </w:rPr>
              <w:t>r</w:t>
            </w:r>
            <w:r w:rsidRPr="00EA6C1B">
              <w:rPr>
                <w:rFonts w:asciiTheme="majorBidi" w:hAnsiTheme="majorBidi" w:cstheme="majorBidi"/>
                <w:spacing w:val="2"/>
                <w:sz w:val="20"/>
                <w:szCs w:val="20"/>
                <w:vertAlign w:val="subscript"/>
              </w:rPr>
              <w:t>2</w:t>
            </w:r>
            <w:r w:rsidR="00C25E35" w:rsidRPr="00EA6C1B">
              <w:rPr>
                <w:rFonts w:asciiTheme="majorBidi" w:hAnsiTheme="majorBidi" w:cstheme="majorBidi"/>
                <w:i/>
                <w:iCs/>
                <w:spacing w:val="2"/>
                <w:sz w:val="20"/>
                <w:szCs w:val="20"/>
                <w:vertAlign w:val="subscript"/>
              </w:rPr>
              <w:t>,</w:t>
            </w:r>
            <w:r w:rsidR="00FF0130" w:rsidRPr="00EA6C1B">
              <w:rPr>
                <w:rFonts w:asciiTheme="majorBidi" w:hAnsiTheme="majorBidi" w:cstheme="majorBidi"/>
                <w:i/>
                <w:iCs/>
                <w:spacing w:val="2"/>
                <w:sz w:val="20"/>
                <w:szCs w:val="20"/>
                <w:vertAlign w:val="subscript"/>
              </w:rPr>
              <w:t xml:space="preserve"> </w:t>
            </w:r>
            <w:r w:rsidR="00C25E35" w:rsidRPr="00EA6C1B">
              <w:rPr>
                <w:rFonts w:asciiTheme="majorBidi" w:hAnsiTheme="majorBidi" w:cstheme="majorBidi"/>
                <w:i/>
                <w:iCs/>
                <w:spacing w:val="2"/>
                <w:sz w:val="20"/>
                <w:szCs w:val="20"/>
              </w:rPr>
              <w:t>Upper,</w:t>
            </w:r>
            <w:r w:rsidR="00FF0130" w:rsidRPr="00EA6C1B">
              <w:rPr>
                <w:rFonts w:asciiTheme="majorBidi" w:hAnsiTheme="majorBidi" w:cstheme="majorBidi"/>
                <w:i/>
                <w:iCs/>
                <w:spacing w:val="2"/>
                <w:sz w:val="20"/>
                <w:szCs w:val="20"/>
              </w:rPr>
              <w:t xml:space="preserve"> </w:t>
            </w:r>
            <w:r w:rsidR="00C25E35" w:rsidRPr="00EA6C1B">
              <w:rPr>
                <w:rFonts w:asciiTheme="majorBidi" w:hAnsiTheme="majorBidi" w:cstheme="majorBidi"/>
                <w:i/>
                <w:iCs/>
                <w:spacing w:val="2"/>
                <w:sz w:val="20"/>
                <w:szCs w:val="20"/>
              </w:rPr>
              <w:t>Lower</w:t>
            </w:r>
          </w:p>
        </w:tc>
      </w:tr>
      <w:tr w:rsidR="00EA6C1B" w:rsidRPr="00EA6C1B" w14:paraId="2B12D5A4" w14:textId="77777777" w:rsidTr="00F73B1E">
        <w:tc>
          <w:tcPr>
            <w:tcW w:w="416" w:type="dxa"/>
          </w:tcPr>
          <w:p w14:paraId="49DF30E9"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p>
        </w:tc>
        <w:tc>
          <w:tcPr>
            <w:tcW w:w="8944" w:type="dxa"/>
            <w:gridSpan w:val="2"/>
          </w:tcPr>
          <w:p w14:paraId="126440B3" w14:textId="0FF1A1B2" w:rsidR="002424FE" w:rsidRPr="00EA6C1B" w:rsidRDefault="002424FE" w:rsidP="00EA22EF">
            <w:pPr>
              <w:shd w:val="clear" w:color="auto" w:fill="FFFFFF" w:themeFill="background1"/>
              <w:spacing w:line="249" w:lineRule="auto"/>
              <w:ind w:right="5198"/>
              <w:rPr>
                <w:rFonts w:asciiTheme="majorBidi" w:hAnsiTheme="majorBidi" w:cstheme="majorBidi"/>
                <w:i/>
                <w:sz w:val="20"/>
                <w:szCs w:val="20"/>
              </w:rPr>
            </w:pPr>
            <w:r w:rsidRPr="00EA6C1B">
              <w:rPr>
                <w:rFonts w:asciiTheme="majorBidi" w:hAnsiTheme="majorBidi" w:cstheme="majorBidi"/>
                <w:b/>
                <w:sz w:val="20"/>
                <w:szCs w:val="20"/>
              </w:rPr>
              <w:t xml:space="preserve">Output: </w:t>
            </w:r>
            <w:r w:rsidRPr="00EA6C1B">
              <w:rPr>
                <w:rFonts w:asciiTheme="majorBidi" w:hAnsiTheme="majorBidi" w:cstheme="majorBidi"/>
                <w:i/>
                <w:spacing w:val="6"/>
                <w:sz w:val="20"/>
                <w:szCs w:val="20"/>
              </w:rPr>
              <w:t xml:space="preserve">Find </w:t>
            </w:r>
            <w:r w:rsidRPr="00EA6C1B">
              <w:rPr>
                <w:rFonts w:asciiTheme="majorBidi" w:hAnsiTheme="majorBidi" w:cstheme="majorBidi"/>
                <w:i/>
                <w:sz w:val="20"/>
                <w:szCs w:val="20"/>
              </w:rPr>
              <w:t xml:space="preserve">the best </w:t>
            </w:r>
            <w:r w:rsidRPr="00EA6C1B">
              <w:rPr>
                <w:rFonts w:asciiTheme="majorBidi" w:hAnsiTheme="majorBidi" w:cstheme="majorBidi"/>
                <w:sz w:val="20"/>
                <w:szCs w:val="20"/>
              </w:rPr>
              <w:t xml:space="preserve">4 </w:t>
            </w:r>
            <w:r w:rsidRPr="00EA6C1B">
              <w:rPr>
                <w:rFonts w:asciiTheme="majorBidi" w:hAnsiTheme="majorBidi" w:cstheme="majorBidi"/>
                <w:i/>
                <w:spacing w:val="3"/>
                <w:sz w:val="20"/>
                <w:szCs w:val="20"/>
              </w:rPr>
              <w:t>features</w:t>
            </w:r>
          </w:p>
        </w:tc>
      </w:tr>
      <w:tr w:rsidR="00EA6C1B" w:rsidRPr="00EA6C1B" w14:paraId="1B2A2D15" w14:textId="77777777" w:rsidTr="00F73B1E">
        <w:tc>
          <w:tcPr>
            <w:tcW w:w="416" w:type="dxa"/>
          </w:tcPr>
          <w:p w14:paraId="0C9ABA6A"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p>
        </w:tc>
        <w:tc>
          <w:tcPr>
            <w:tcW w:w="8944" w:type="dxa"/>
            <w:gridSpan w:val="2"/>
          </w:tcPr>
          <w:p w14:paraId="26EE3313" w14:textId="4B2133A4" w:rsidR="002424FE" w:rsidRPr="00EA6C1B" w:rsidRDefault="002424FE" w:rsidP="00EA22EF">
            <w:pPr>
              <w:pStyle w:val="BodyText"/>
              <w:shd w:val="clear" w:color="auto" w:fill="FFFFFF" w:themeFill="background1"/>
              <w:spacing w:before="21" w:line="246" w:lineRule="exact"/>
              <w:rPr>
                <w:rFonts w:asciiTheme="majorBidi" w:hAnsiTheme="majorBidi" w:cstheme="majorBidi"/>
                <w:sz w:val="20"/>
              </w:rPr>
            </w:pPr>
            <w:r w:rsidRPr="00EA6C1B">
              <w:rPr>
                <w:rFonts w:asciiTheme="majorBidi" w:hAnsiTheme="majorBidi" w:cstheme="majorBidi"/>
                <w:i/>
                <w:sz w:val="20"/>
              </w:rPr>
              <w:t xml:space="preserve">Initialize </w:t>
            </w:r>
            <w:r w:rsidR="001F70AA" w:rsidRPr="001F70AA">
              <w:rPr>
                <w:rFonts w:asciiTheme="majorBidi" w:hAnsiTheme="majorBidi" w:cstheme="majorBidi"/>
                <w:i/>
                <w:sz w:val="20"/>
                <w:highlight w:val="yellow"/>
              </w:rPr>
              <w:t>the</w:t>
            </w:r>
            <w:r w:rsidR="001F70AA">
              <w:rPr>
                <w:rFonts w:asciiTheme="majorBidi" w:hAnsiTheme="majorBidi" w:cstheme="majorBidi"/>
                <w:i/>
                <w:sz w:val="20"/>
              </w:rPr>
              <w:t xml:space="preserve"> </w:t>
            </w:r>
            <w:r w:rsidRPr="00EA6C1B">
              <w:rPr>
                <w:rFonts w:asciiTheme="majorBidi" w:hAnsiTheme="majorBidi" w:cstheme="majorBidi"/>
                <w:i/>
                <w:sz w:val="20"/>
              </w:rPr>
              <w:t xml:space="preserve">number of </w:t>
            </w:r>
            <w:r w:rsidR="00147AE2" w:rsidRPr="00EA6C1B">
              <w:rPr>
                <w:rFonts w:asciiTheme="majorBidi" w:hAnsiTheme="majorBidi" w:cstheme="majorBidi"/>
                <w:i/>
                <w:sz w:val="20"/>
              </w:rPr>
              <w:t>p</w:t>
            </w:r>
            <w:r w:rsidRPr="00EA6C1B">
              <w:rPr>
                <w:rFonts w:asciiTheme="majorBidi" w:hAnsiTheme="majorBidi" w:cstheme="majorBidi"/>
                <w:i/>
                <w:sz w:val="20"/>
              </w:rPr>
              <w:t>opulation</w:t>
            </w:r>
            <w:r w:rsidR="00A94F48" w:rsidRPr="00EA6C1B">
              <w:rPr>
                <w:rFonts w:asciiTheme="majorBidi" w:hAnsiTheme="majorBidi" w:cstheme="majorBidi"/>
                <w:i/>
                <w:sz w:val="20"/>
              </w:rPr>
              <w:t>s</w:t>
            </w:r>
            <w:r w:rsidRPr="00EA6C1B">
              <w:rPr>
                <w:rFonts w:asciiTheme="majorBidi" w:hAnsiTheme="majorBidi" w:cstheme="majorBidi"/>
                <w:i/>
                <w:sz w:val="20"/>
              </w:rPr>
              <w:t xml:space="preserve"> with dimensions</w:t>
            </w:r>
          </w:p>
        </w:tc>
      </w:tr>
      <w:tr w:rsidR="00EA6C1B" w:rsidRPr="00EA6C1B" w14:paraId="2D55DA0C" w14:textId="77777777" w:rsidTr="00F73B1E">
        <w:tc>
          <w:tcPr>
            <w:tcW w:w="416" w:type="dxa"/>
          </w:tcPr>
          <w:p w14:paraId="3C10358D"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w:t>
            </w:r>
          </w:p>
        </w:tc>
        <w:tc>
          <w:tcPr>
            <w:tcW w:w="8944" w:type="dxa"/>
            <w:gridSpan w:val="2"/>
          </w:tcPr>
          <w:p w14:paraId="54E34188" w14:textId="766EB889" w:rsidR="002424FE" w:rsidRPr="00EA6C1B" w:rsidRDefault="002424FE" w:rsidP="00EA22EF">
            <w:pPr>
              <w:pStyle w:val="BodyText"/>
              <w:shd w:val="clear" w:color="auto" w:fill="FFFFFF" w:themeFill="background1"/>
              <w:rPr>
                <w:rFonts w:asciiTheme="majorBidi" w:hAnsiTheme="majorBidi" w:cstheme="majorBidi"/>
                <w:sz w:val="20"/>
              </w:rPr>
            </w:pPr>
            <w:r w:rsidRPr="00EA6C1B">
              <w:rPr>
                <w:rFonts w:asciiTheme="majorBidi" w:hAnsiTheme="majorBidi" w:cstheme="majorBidi"/>
                <w:i/>
                <w:sz w:val="20"/>
              </w:rPr>
              <w:t>Evaluate the fitness of the population</w:t>
            </w:r>
          </w:p>
        </w:tc>
      </w:tr>
      <w:tr w:rsidR="00EA6C1B" w:rsidRPr="00EA6C1B" w14:paraId="48E031B2" w14:textId="77777777" w:rsidTr="00F73B1E">
        <w:tc>
          <w:tcPr>
            <w:tcW w:w="416" w:type="dxa"/>
          </w:tcPr>
          <w:p w14:paraId="519AB774"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5</w:t>
            </w:r>
          </w:p>
        </w:tc>
        <w:tc>
          <w:tcPr>
            <w:tcW w:w="8944" w:type="dxa"/>
            <w:gridSpan w:val="2"/>
          </w:tcPr>
          <w:p w14:paraId="377CC6B7" w14:textId="77777777" w:rsidR="002424FE" w:rsidRPr="00EA6C1B" w:rsidRDefault="002424FE" w:rsidP="00EA22EF">
            <w:pPr>
              <w:pStyle w:val="BodyText"/>
              <w:shd w:val="clear" w:color="auto" w:fill="FFFFFF" w:themeFill="background1"/>
              <w:rPr>
                <w:rFonts w:asciiTheme="majorBidi" w:hAnsiTheme="majorBidi" w:cstheme="majorBidi"/>
                <w:sz w:val="20"/>
              </w:rPr>
            </w:pPr>
            <w:r w:rsidRPr="00EA6C1B">
              <w:rPr>
                <w:rFonts w:asciiTheme="majorBidi" w:hAnsiTheme="majorBidi" w:cstheme="majorBidi"/>
                <w:i/>
                <w:sz w:val="20"/>
              </w:rPr>
              <w:t>Store the best solution</w:t>
            </w:r>
          </w:p>
        </w:tc>
      </w:tr>
      <w:tr w:rsidR="00EA6C1B" w:rsidRPr="00EA6C1B" w14:paraId="6F955A1A" w14:textId="77777777" w:rsidTr="00F73B1E">
        <w:tc>
          <w:tcPr>
            <w:tcW w:w="416" w:type="dxa"/>
          </w:tcPr>
          <w:p w14:paraId="5BDF63FC"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6</w:t>
            </w:r>
          </w:p>
        </w:tc>
        <w:tc>
          <w:tcPr>
            <w:tcW w:w="8944" w:type="dxa"/>
            <w:gridSpan w:val="2"/>
          </w:tcPr>
          <w:p w14:paraId="240BB116" w14:textId="77777777" w:rsidR="002424FE" w:rsidRPr="00EA6C1B" w:rsidRDefault="002424FE" w:rsidP="00EA22EF">
            <w:pPr>
              <w:pStyle w:val="BodyText"/>
              <w:shd w:val="clear" w:color="auto" w:fill="FFFFFF" w:themeFill="background1"/>
              <w:rPr>
                <w:rFonts w:asciiTheme="majorBidi" w:hAnsiTheme="majorBidi" w:cstheme="majorBidi"/>
                <w:w w:val="105"/>
                <w:sz w:val="20"/>
              </w:rPr>
            </w:pPr>
            <w:r w:rsidRPr="00EA6C1B">
              <w:rPr>
                <w:rFonts w:asciiTheme="majorBidi" w:hAnsiTheme="majorBidi" w:cstheme="majorBidi"/>
                <w:i/>
                <w:w w:val="105"/>
                <w:sz w:val="20"/>
              </w:rPr>
              <w:t>Divide cells into four groups G</w:t>
            </w:r>
            <w:r w:rsidRPr="00EA6C1B">
              <w:rPr>
                <w:rFonts w:asciiTheme="majorBidi" w:hAnsiTheme="majorBidi" w:cstheme="majorBidi"/>
                <w:iCs/>
                <w:w w:val="105"/>
                <w:sz w:val="20"/>
                <w:vertAlign w:val="subscript"/>
              </w:rPr>
              <w:t>1</w:t>
            </w:r>
            <w:r w:rsidRPr="00EA6C1B">
              <w:rPr>
                <w:rFonts w:asciiTheme="majorBidi" w:hAnsiTheme="majorBidi" w:cstheme="majorBidi"/>
                <w:i/>
                <w:w w:val="105"/>
                <w:sz w:val="20"/>
              </w:rPr>
              <w:t>, G</w:t>
            </w:r>
            <w:r w:rsidRPr="00EA6C1B">
              <w:rPr>
                <w:rFonts w:asciiTheme="majorBidi" w:hAnsiTheme="majorBidi" w:cstheme="majorBidi"/>
                <w:iCs/>
                <w:w w:val="105"/>
                <w:sz w:val="20"/>
                <w:vertAlign w:val="subscript"/>
              </w:rPr>
              <w:t>2</w:t>
            </w:r>
            <w:r w:rsidRPr="00EA6C1B">
              <w:rPr>
                <w:rFonts w:asciiTheme="majorBidi" w:hAnsiTheme="majorBidi" w:cstheme="majorBidi"/>
                <w:i/>
                <w:w w:val="105"/>
                <w:sz w:val="20"/>
              </w:rPr>
              <w:t>, G</w:t>
            </w:r>
            <w:r w:rsidRPr="00EA6C1B">
              <w:rPr>
                <w:rFonts w:asciiTheme="majorBidi" w:hAnsiTheme="majorBidi" w:cstheme="majorBidi"/>
                <w:iCs/>
                <w:w w:val="105"/>
                <w:sz w:val="20"/>
                <w:vertAlign w:val="subscript"/>
              </w:rPr>
              <w:t>3</w:t>
            </w:r>
            <w:r w:rsidRPr="00EA6C1B">
              <w:rPr>
                <w:rFonts w:asciiTheme="majorBidi" w:hAnsiTheme="majorBidi" w:cstheme="majorBidi"/>
                <w:i/>
                <w:w w:val="105"/>
                <w:sz w:val="20"/>
              </w:rPr>
              <w:t>, and G</w:t>
            </w:r>
            <w:r w:rsidRPr="00EA6C1B">
              <w:rPr>
                <w:rFonts w:asciiTheme="majorBidi" w:hAnsiTheme="majorBidi" w:cstheme="majorBidi"/>
                <w:iCs/>
                <w:w w:val="105"/>
                <w:sz w:val="20"/>
                <w:vertAlign w:val="subscript"/>
              </w:rPr>
              <w:t>4</w:t>
            </w:r>
          </w:p>
        </w:tc>
      </w:tr>
      <w:tr w:rsidR="00EA6C1B" w:rsidRPr="00EA6C1B" w14:paraId="26FE7ED9" w14:textId="77777777" w:rsidTr="00F73B1E">
        <w:tc>
          <w:tcPr>
            <w:tcW w:w="416" w:type="dxa"/>
          </w:tcPr>
          <w:p w14:paraId="4FAE91BA"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7</w:t>
            </w:r>
          </w:p>
        </w:tc>
        <w:tc>
          <w:tcPr>
            <w:tcW w:w="8944" w:type="dxa"/>
            <w:gridSpan w:val="2"/>
          </w:tcPr>
          <w:p w14:paraId="77197731" w14:textId="77777777" w:rsidR="002424FE" w:rsidRPr="00EA6C1B" w:rsidRDefault="002424FE" w:rsidP="00EA22EF">
            <w:pPr>
              <w:shd w:val="clear" w:color="auto" w:fill="FFFFFF" w:themeFill="background1"/>
              <w:spacing w:line="239" w:lineRule="exact"/>
              <w:rPr>
                <w:rFonts w:asciiTheme="majorBidi" w:hAnsiTheme="majorBidi" w:cstheme="majorBidi"/>
                <w:b/>
                <w:sz w:val="20"/>
                <w:szCs w:val="20"/>
              </w:rPr>
            </w:pPr>
            <w:r w:rsidRPr="00EA6C1B">
              <w:rPr>
                <w:rFonts w:asciiTheme="majorBidi" w:hAnsiTheme="majorBidi" w:cstheme="majorBidi"/>
                <w:b/>
                <w:i/>
                <w:iCs/>
                <w:w w:val="105"/>
                <w:sz w:val="20"/>
                <w:szCs w:val="20"/>
              </w:rPr>
              <w:t>while</w:t>
            </w:r>
            <w:r w:rsidRPr="00EA6C1B">
              <w:rPr>
                <w:rFonts w:asciiTheme="majorBidi" w:hAnsiTheme="majorBidi" w:cstheme="majorBidi"/>
                <w:b/>
                <w:w w:val="105"/>
                <w:sz w:val="20"/>
                <w:szCs w:val="20"/>
              </w:rPr>
              <w:t xml:space="preserve"> </w:t>
            </w:r>
            <w:r w:rsidRPr="00EA6C1B">
              <w:rPr>
                <w:rFonts w:asciiTheme="majorBidi" w:hAnsiTheme="majorBidi" w:cstheme="majorBidi"/>
                <w:i/>
                <w:w w:val="105"/>
                <w:sz w:val="20"/>
                <w:szCs w:val="20"/>
              </w:rPr>
              <w:t xml:space="preserve">l </w:t>
            </w:r>
            <w:r w:rsidRPr="00EA6C1B">
              <w:rPr>
                <w:rFonts w:asciiTheme="majorBidi" w:hAnsiTheme="majorBidi" w:cstheme="majorBidi"/>
                <w:iCs/>
                <w:w w:val="105"/>
                <w:sz w:val="20"/>
                <w:szCs w:val="20"/>
              </w:rPr>
              <w:t>&lt;=</w:t>
            </w:r>
            <w:r w:rsidRPr="00EA6C1B">
              <w:rPr>
                <w:rFonts w:asciiTheme="majorBidi" w:hAnsiTheme="majorBidi" w:cstheme="majorBidi"/>
                <w:w w:val="105"/>
                <w:sz w:val="20"/>
                <w:szCs w:val="20"/>
              </w:rPr>
              <w:t xml:space="preserve"> </w:t>
            </w:r>
            <w:r w:rsidRPr="00EA6C1B">
              <w:rPr>
                <w:rFonts w:asciiTheme="majorBidi" w:hAnsiTheme="majorBidi" w:cstheme="majorBidi"/>
                <w:i/>
                <w:w w:val="105"/>
                <w:sz w:val="20"/>
                <w:szCs w:val="20"/>
              </w:rPr>
              <w:t xml:space="preserve">Max Iteration </w:t>
            </w:r>
            <w:r w:rsidRPr="00EA6C1B">
              <w:rPr>
                <w:rFonts w:asciiTheme="majorBidi" w:hAnsiTheme="majorBidi" w:cstheme="majorBidi"/>
                <w:b/>
                <w:i/>
                <w:iCs/>
                <w:w w:val="105"/>
                <w:sz w:val="20"/>
                <w:szCs w:val="20"/>
              </w:rPr>
              <w:t>do</w:t>
            </w:r>
          </w:p>
        </w:tc>
      </w:tr>
      <w:tr w:rsidR="00EA6C1B" w:rsidRPr="00EA6C1B" w14:paraId="172E6FDC" w14:textId="77777777" w:rsidTr="00F73B1E">
        <w:tc>
          <w:tcPr>
            <w:tcW w:w="416" w:type="dxa"/>
          </w:tcPr>
          <w:p w14:paraId="0C5521FA"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8</w:t>
            </w:r>
          </w:p>
        </w:tc>
        <w:tc>
          <w:tcPr>
            <w:tcW w:w="8944" w:type="dxa"/>
            <w:gridSpan w:val="2"/>
          </w:tcPr>
          <w:p w14:paraId="390530D0" w14:textId="77777777" w:rsidR="002424FE" w:rsidRPr="00EA6C1B" w:rsidRDefault="002424FE" w:rsidP="00EA22EF">
            <w:pPr>
              <w:shd w:val="clear" w:color="auto" w:fill="FFFFFF" w:themeFill="background1"/>
              <w:spacing w:line="239" w:lineRule="exact"/>
              <w:rPr>
                <w:rFonts w:asciiTheme="majorBidi" w:hAnsiTheme="majorBidi" w:cstheme="majorBidi"/>
                <w:b/>
                <w:i/>
                <w:iCs/>
                <w:w w:val="105"/>
                <w:sz w:val="20"/>
                <w:szCs w:val="20"/>
              </w:rPr>
            </w:pPr>
            <w:r w:rsidRPr="00EA6C1B">
              <w:rPr>
                <w:rFonts w:asciiTheme="majorBidi" w:hAnsiTheme="majorBidi" w:cstheme="majorBidi"/>
                <w:i/>
                <w:spacing w:val="2"/>
                <w:sz w:val="20"/>
                <w:szCs w:val="20"/>
              </w:rPr>
              <w:t xml:space="preserve">        Calculate</w:t>
            </w:r>
            <w:r w:rsidRPr="00EA6C1B">
              <w:rPr>
                <w:rFonts w:asciiTheme="majorBidi" w:hAnsiTheme="majorBidi" w:cstheme="majorBidi"/>
                <w:i/>
                <w:spacing w:val="-15"/>
                <w:sz w:val="20"/>
                <w:szCs w:val="20"/>
              </w:rPr>
              <w:t xml:space="preserve"> </w:t>
            </w:r>
            <w:r w:rsidRPr="00EA6C1B">
              <w:rPr>
                <w:rFonts w:asciiTheme="majorBidi" w:hAnsiTheme="majorBidi" w:cstheme="majorBidi"/>
                <w:i/>
                <w:sz w:val="20"/>
                <w:szCs w:val="20"/>
              </w:rPr>
              <w:t>the</w:t>
            </w:r>
            <w:r w:rsidRPr="00EA6C1B">
              <w:rPr>
                <w:rFonts w:asciiTheme="majorBidi" w:hAnsiTheme="majorBidi" w:cstheme="majorBidi"/>
                <w:i/>
                <w:spacing w:val="-14"/>
                <w:sz w:val="20"/>
                <w:szCs w:val="20"/>
              </w:rPr>
              <w:t xml:space="preserve"> </w:t>
            </w:r>
            <w:r w:rsidRPr="00EA6C1B">
              <w:rPr>
                <w:rFonts w:asciiTheme="majorBidi" w:hAnsiTheme="majorBidi" w:cstheme="majorBidi"/>
                <w:i/>
                <w:spacing w:val="2"/>
                <w:sz w:val="20"/>
                <w:szCs w:val="20"/>
              </w:rPr>
              <w:t>average</w:t>
            </w:r>
            <w:r w:rsidRPr="00EA6C1B">
              <w:rPr>
                <w:rFonts w:asciiTheme="majorBidi" w:hAnsiTheme="majorBidi" w:cstheme="majorBidi"/>
                <w:i/>
                <w:spacing w:val="-14"/>
                <w:sz w:val="20"/>
                <w:szCs w:val="20"/>
              </w:rPr>
              <w:t xml:space="preserve"> </w:t>
            </w:r>
            <w:r w:rsidRPr="00EA6C1B">
              <w:rPr>
                <w:rFonts w:asciiTheme="majorBidi" w:hAnsiTheme="majorBidi" w:cstheme="majorBidi"/>
                <w:i/>
                <w:spacing w:val="2"/>
                <w:sz w:val="20"/>
                <w:szCs w:val="20"/>
              </w:rPr>
              <w:t>value</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of</w:t>
            </w:r>
            <w:r w:rsidRPr="00EA6C1B">
              <w:rPr>
                <w:rFonts w:asciiTheme="majorBidi" w:hAnsiTheme="majorBidi" w:cstheme="majorBidi"/>
                <w:i/>
                <w:spacing w:val="4"/>
                <w:sz w:val="20"/>
                <w:szCs w:val="20"/>
              </w:rPr>
              <w:t xml:space="preserve"> </w:t>
            </w:r>
            <w:r w:rsidRPr="00EA6C1B">
              <w:rPr>
                <w:rFonts w:asciiTheme="majorBidi" w:hAnsiTheme="majorBidi" w:cstheme="majorBidi"/>
                <w:i/>
                <w:sz w:val="20"/>
                <w:szCs w:val="20"/>
              </w:rPr>
              <w:t>the</w:t>
            </w:r>
            <w:r w:rsidRPr="00EA6C1B">
              <w:rPr>
                <w:rFonts w:asciiTheme="majorBidi" w:hAnsiTheme="majorBidi" w:cstheme="majorBidi"/>
                <w:i/>
                <w:spacing w:val="-15"/>
                <w:sz w:val="20"/>
                <w:szCs w:val="20"/>
              </w:rPr>
              <w:t xml:space="preserve"> </w:t>
            </w:r>
            <w:r w:rsidRPr="00EA6C1B">
              <w:rPr>
                <w:rFonts w:asciiTheme="majorBidi" w:hAnsiTheme="majorBidi" w:cstheme="majorBidi"/>
                <w:i/>
                <w:sz w:val="20"/>
                <w:szCs w:val="20"/>
              </w:rPr>
              <w:t>best</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solution,</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and</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store</w:t>
            </w:r>
            <w:r w:rsidRPr="00EA6C1B">
              <w:rPr>
                <w:rFonts w:asciiTheme="majorBidi" w:hAnsiTheme="majorBidi" w:cstheme="majorBidi"/>
                <w:i/>
                <w:spacing w:val="-15"/>
                <w:sz w:val="20"/>
                <w:szCs w:val="20"/>
              </w:rPr>
              <w:t xml:space="preserve"> </w:t>
            </w:r>
            <w:r w:rsidRPr="00EA6C1B">
              <w:rPr>
                <w:rFonts w:asciiTheme="majorBidi" w:hAnsiTheme="majorBidi" w:cstheme="majorBidi"/>
                <w:i/>
                <w:sz w:val="20"/>
                <w:szCs w:val="20"/>
              </w:rPr>
              <w:t>it</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in</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the</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best</w:t>
            </w:r>
          </w:p>
        </w:tc>
      </w:tr>
      <w:tr w:rsidR="00EA6C1B" w:rsidRPr="00EA6C1B" w14:paraId="308FF414" w14:textId="77777777" w:rsidTr="00F73B1E">
        <w:tc>
          <w:tcPr>
            <w:tcW w:w="416" w:type="dxa"/>
          </w:tcPr>
          <w:p w14:paraId="5C63375A" w14:textId="0E0CBAEC"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9</w:t>
            </w:r>
          </w:p>
        </w:tc>
        <w:tc>
          <w:tcPr>
            <w:tcW w:w="8944" w:type="dxa"/>
            <w:gridSpan w:val="2"/>
          </w:tcPr>
          <w:p w14:paraId="654F5C2C" w14:textId="72DCE872"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 xml:space="preserve">for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Cs/>
                <w:sz w:val="20"/>
                <w:vertAlign w:val="subscript"/>
              </w:rPr>
              <w:t>1</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1 and Case 2</w:t>
            </w:r>
          </w:p>
        </w:tc>
      </w:tr>
      <w:tr w:rsidR="00EA6C1B" w:rsidRPr="00EA6C1B" w14:paraId="3ABB74F2" w14:textId="77777777" w:rsidTr="00F73B1E">
        <w:tc>
          <w:tcPr>
            <w:tcW w:w="416" w:type="dxa"/>
          </w:tcPr>
          <w:p w14:paraId="1D9372EB" w14:textId="5083CA3F"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0</w:t>
            </w:r>
          </w:p>
        </w:tc>
        <w:tc>
          <w:tcPr>
            <w:tcW w:w="8944" w:type="dxa"/>
            <w:gridSpan w:val="2"/>
          </w:tcPr>
          <w:p w14:paraId="3CAC5812" w14:textId="53C7098C" w:rsidR="002424FE" w:rsidRPr="00EA6C1B" w:rsidRDefault="002424FE" w:rsidP="00EA22EF">
            <w:pPr>
              <w:pStyle w:val="BodyText"/>
              <w:shd w:val="clear" w:color="auto" w:fill="FFFFFF" w:themeFill="background1"/>
              <w:spacing w:before="9" w:after="1"/>
              <w:rPr>
                <w:rFonts w:asciiTheme="majorBidi" w:hAnsiTheme="majorBidi" w:cstheme="majorBidi"/>
                <w:sz w:val="20"/>
              </w:rPr>
            </w:pPr>
            <w:r w:rsidRPr="00EA6C1B">
              <w:rPr>
                <w:rFonts w:asciiTheme="majorBidi" w:hAnsiTheme="majorBidi" w:cstheme="majorBidi"/>
                <w:i/>
                <w:w w:val="105"/>
                <w:sz w:val="20"/>
              </w:rPr>
              <w:t xml:space="preserve">       </w:t>
            </w:r>
            <w:r w:rsidR="009E2F92" w:rsidRPr="00EA6C1B">
              <w:rPr>
                <w:rFonts w:asciiTheme="majorBidi" w:hAnsiTheme="majorBidi" w:cstheme="majorBidi"/>
                <w:i/>
                <w:w w:val="105"/>
                <w:sz w:val="20"/>
              </w:rPr>
              <w:t>G</w:t>
            </w:r>
            <w:r w:rsidRPr="00EA6C1B">
              <w:rPr>
                <w:rFonts w:asciiTheme="majorBidi" w:hAnsiTheme="majorBidi" w:cstheme="majorBidi"/>
                <w:i/>
                <w:w w:val="105"/>
                <w:sz w:val="20"/>
              </w:rPr>
              <w:t xml:space="preserve">enerate </w:t>
            </w:r>
            <w:r w:rsidR="001F70AA" w:rsidRPr="001F70AA">
              <w:rPr>
                <w:rFonts w:asciiTheme="majorBidi" w:hAnsiTheme="majorBidi" w:cstheme="majorBidi"/>
                <w:i/>
                <w:w w:val="105"/>
                <w:sz w:val="20"/>
                <w:highlight w:val="yellow"/>
              </w:rPr>
              <w:t>a</w:t>
            </w:r>
            <w:r w:rsidR="001F70AA">
              <w:rPr>
                <w:rFonts w:asciiTheme="majorBidi" w:hAnsiTheme="majorBidi" w:cstheme="majorBidi"/>
                <w:i/>
                <w:w w:val="105"/>
                <w:sz w:val="20"/>
              </w:rPr>
              <w:t xml:space="preserve"> </w:t>
            </w:r>
            <w:r w:rsidRPr="00EA6C1B">
              <w:rPr>
                <w:rFonts w:asciiTheme="majorBidi" w:hAnsiTheme="majorBidi" w:cstheme="majorBidi"/>
                <w:i/>
                <w:w w:val="105"/>
                <w:sz w:val="20"/>
              </w:rPr>
              <w:t>new solution using</w:t>
            </w:r>
            <w:r w:rsidRPr="00EA6C1B">
              <w:rPr>
                <w:rFonts w:asciiTheme="majorBidi" w:hAnsiTheme="majorBidi" w:cstheme="majorBidi"/>
                <w:i/>
                <w:spacing w:val="20"/>
                <w:w w:val="105"/>
                <w:sz w:val="20"/>
              </w:rPr>
              <w:t xml:space="preserve"> </w:t>
            </w:r>
            <w:r w:rsidRPr="00EA6C1B">
              <w:rPr>
                <w:rFonts w:asciiTheme="majorBidi" w:hAnsiTheme="majorBidi" w:cstheme="majorBidi"/>
                <w:i/>
                <w:w w:val="105"/>
                <w:sz w:val="20"/>
              </w:rPr>
              <w:t>Eqs</w:t>
            </w:r>
            <w:r w:rsidR="001B22F2" w:rsidRPr="00EA6C1B">
              <w:rPr>
                <w:rFonts w:asciiTheme="majorBidi" w:hAnsiTheme="majorBidi" w:cstheme="majorBidi"/>
                <w:i/>
                <w:w w:val="105"/>
                <w:sz w:val="20"/>
              </w:rPr>
              <w:t>.</w:t>
            </w:r>
            <w:r w:rsidR="00AC5155"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r w:rsidR="000A5938"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2,</w:t>
            </w:r>
            <w:r w:rsidR="001B22F2" w:rsidRPr="00EA6C1B">
              <w:rPr>
                <w:rFonts w:asciiTheme="majorBidi" w:hAnsiTheme="majorBidi" w:cstheme="majorBidi"/>
                <w:iCs/>
                <w:w w:val="105"/>
                <w:sz w:val="20"/>
              </w:rPr>
              <w:t xml:space="preserve"> and</w:t>
            </w:r>
            <w:r w:rsidR="00B720E9"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3</w:t>
            </w:r>
          </w:p>
        </w:tc>
      </w:tr>
      <w:tr w:rsidR="00EA6C1B" w:rsidRPr="00EA6C1B" w14:paraId="7BCD0FB9" w14:textId="77777777" w:rsidTr="00F73B1E">
        <w:tc>
          <w:tcPr>
            <w:tcW w:w="416" w:type="dxa"/>
          </w:tcPr>
          <w:p w14:paraId="4482298D" w14:textId="7C577C0A"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1</w:t>
            </w:r>
          </w:p>
        </w:tc>
        <w:tc>
          <w:tcPr>
            <w:tcW w:w="8944" w:type="dxa"/>
            <w:gridSpan w:val="2"/>
          </w:tcPr>
          <w:p w14:paraId="5080E48F" w14:textId="6C465208"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Reflection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F0EFE" w:rsidRPr="00EA6C1B">
              <w:rPr>
                <w:rFonts w:asciiTheme="majorBidi" w:hAnsiTheme="majorBidi" w:cstheme="majorBidi"/>
                <w:i/>
                <w:w w:val="110"/>
                <w:sz w:val="20"/>
              </w:rPr>
              <w:t>r</w:t>
            </w:r>
            <w:r w:rsidRPr="00EA6C1B">
              <w:rPr>
                <w:rFonts w:asciiTheme="majorBidi" w:hAnsiTheme="majorBidi" w:cstheme="majorBidi"/>
                <w:i/>
                <w:w w:val="110"/>
                <w:sz w:val="20"/>
              </w:rPr>
              <w:t>andom</w:t>
            </w:r>
            <w:r w:rsidRPr="00EA6C1B">
              <w:rPr>
                <w:rFonts w:asciiTheme="majorBidi" w:hAnsiTheme="majorBidi" w:cstheme="majorBidi"/>
                <w:iCs/>
                <w:w w:val="110"/>
                <w:sz w:val="20"/>
              </w:rPr>
              <w:t>(</w:t>
            </w:r>
            <w:r w:rsidRPr="00EA6C1B">
              <w:rPr>
                <w:rFonts w:asciiTheme="majorBidi" w:hAnsiTheme="majorBidi" w:cstheme="majorBidi"/>
                <w:i/>
                <w:w w:val="110"/>
                <w:sz w:val="20"/>
              </w:rPr>
              <w:t>r</w:t>
            </w:r>
            <w:r w:rsidRPr="00EA6C1B">
              <w:rPr>
                <w:rFonts w:asciiTheme="majorBidi" w:hAnsiTheme="majorBidi" w:cstheme="majorBidi"/>
                <w:iCs/>
                <w:w w:val="110"/>
                <w:sz w:val="20"/>
                <w:vertAlign w:val="subscript"/>
              </w:rPr>
              <w:t>1</w:t>
            </w:r>
            <w:r w:rsidRPr="00EA6C1B">
              <w:rPr>
                <w:rFonts w:asciiTheme="majorBidi" w:hAnsiTheme="majorBidi" w:cstheme="majorBidi"/>
                <w:i/>
                <w:w w:val="110"/>
                <w:sz w:val="20"/>
              </w:rPr>
              <w:t>,</w:t>
            </w:r>
            <w:r w:rsidR="009E2F92" w:rsidRPr="00EA6C1B">
              <w:rPr>
                <w:rFonts w:asciiTheme="majorBidi" w:hAnsiTheme="majorBidi" w:cstheme="majorBidi"/>
                <w:i/>
                <w:w w:val="110"/>
                <w:sz w:val="20"/>
              </w:rPr>
              <w:t xml:space="preserve"> </w:t>
            </w:r>
            <w:r w:rsidRPr="00EA6C1B">
              <w:rPr>
                <w:rFonts w:asciiTheme="majorBidi" w:hAnsiTheme="majorBidi" w:cstheme="majorBidi"/>
                <w:i/>
                <w:w w:val="110"/>
                <w:sz w:val="20"/>
              </w:rPr>
              <w:t>r</w:t>
            </w:r>
            <w:r w:rsidRPr="00EA6C1B">
              <w:rPr>
                <w:rFonts w:asciiTheme="majorBidi" w:hAnsiTheme="majorBidi" w:cstheme="majorBidi"/>
                <w:iCs/>
                <w:w w:val="110"/>
                <w:sz w:val="20"/>
                <w:vertAlign w:val="subscript"/>
              </w:rPr>
              <w:t>2</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r w:rsidRPr="00EA6C1B">
              <w:rPr>
                <w:rFonts w:asciiTheme="majorBidi" w:hAnsiTheme="majorBidi" w:cstheme="majorBidi"/>
                <w:i/>
                <w:w w:val="110"/>
                <w:sz w:val="20"/>
              </w:rPr>
              <w:t>G</w:t>
            </w:r>
            <w:r w:rsidRPr="00EA6C1B">
              <w:rPr>
                <w:rFonts w:asciiTheme="majorBidi" w:hAnsiTheme="majorBidi" w:cstheme="majorBidi"/>
                <w:iCs/>
                <w:w w:val="110"/>
                <w:sz w:val="20"/>
                <w:vertAlign w:val="subscript"/>
              </w:rPr>
              <w:t>1</w:t>
            </w:r>
            <w:r w:rsidRPr="00EA6C1B">
              <w:rPr>
                <w:rFonts w:asciiTheme="majorBidi" w:hAnsiTheme="majorBidi" w:cstheme="majorBidi"/>
                <w:iCs/>
                <w:w w:val="110"/>
                <w:sz w:val="20"/>
              </w:rPr>
              <w:t>[</w:t>
            </w:r>
            <w:r w:rsidRPr="00EA6C1B">
              <w:rPr>
                <w:rFonts w:asciiTheme="majorBidi" w:hAnsiTheme="majorBidi" w:cstheme="majorBidi"/>
                <w:i/>
                <w:w w:val="110"/>
                <w:sz w:val="20"/>
              </w:rPr>
              <w:t>i</w:t>
            </w:r>
            <w:r w:rsidRPr="00EA6C1B">
              <w:rPr>
                <w:rFonts w:asciiTheme="majorBidi" w:hAnsiTheme="majorBidi" w:cstheme="majorBidi"/>
                <w:iCs/>
                <w:w w:val="110"/>
                <w:sz w:val="20"/>
              </w:rPr>
              <w:t>]</w:t>
            </w:r>
            <w:r w:rsidRPr="00EA6C1B">
              <w:rPr>
                <w:rFonts w:asciiTheme="majorBidi" w:hAnsiTheme="majorBidi" w:cstheme="majorBidi"/>
                <w:i/>
                <w:w w:val="110"/>
                <w:sz w:val="20"/>
              </w:rPr>
              <w:t>.Points</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 xml:space="preserve">] </w:t>
            </w:r>
            <w:r w:rsidRPr="00EA6C1B">
              <w:rPr>
                <w:rFonts w:asciiTheme="majorBidi" w:hAnsiTheme="majorBidi" w:cstheme="majorBidi"/>
                <w:i/>
                <w:w w:val="110"/>
                <w:sz w:val="20"/>
              </w:rPr>
              <w:t xml:space="preserve">   </w:t>
            </w:r>
          </w:p>
        </w:tc>
      </w:tr>
      <w:tr w:rsidR="00EA6C1B" w:rsidRPr="00EA6C1B" w14:paraId="4B6705C5" w14:textId="77777777" w:rsidTr="00F73B1E">
        <w:tc>
          <w:tcPr>
            <w:tcW w:w="416" w:type="dxa"/>
          </w:tcPr>
          <w:p w14:paraId="04E11AE1" w14:textId="4FD27625"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2</w:t>
            </w:r>
          </w:p>
        </w:tc>
        <w:tc>
          <w:tcPr>
            <w:tcW w:w="8944" w:type="dxa"/>
            <w:gridSpan w:val="2"/>
          </w:tcPr>
          <w:p w14:paraId="4AD0E827" w14:textId="269FA570"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Visibility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A5938" w:rsidRPr="00EA6C1B">
              <w:rPr>
                <w:rFonts w:asciiTheme="majorBidi" w:hAnsiTheme="majorBidi" w:cstheme="majorBidi"/>
                <w:i/>
                <w:w w:val="105"/>
                <w:sz w:val="20"/>
              </w:rPr>
              <w:t>random</w:t>
            </w:r>
            <w:r w:rsidR="009211E1" w:rsidRPr="00EA6C1B">
              <w:rPr>
                <w:rFonts w:asciiTheme="majorBidi" w:hAnsiTheme="majorBidi" w:cstheme="majorBidi"/>
                <w:iCs/>
                <w:w w:val="105"/>
                <w:sz w:val="20"/>
              </w:rPr>
              <w:t>(</w:t>
            </w:r>
            <w:r w:rsidR="009211E1" w:rsidRPr="00EA6C1B">
              <w:rPr>
                <w:rFonts w:asciiTheme="majorBidi" w:hAnsiTheme="majorBidi" w:cstheme="majorBidi"/>
                <w:i/>
                <w:w w:val="105"/>
                <w:sz w:val="20"/>
              </w:rPr>
              <w:t>v</w:t>
            </w:r>
            <w:r w:rsidR="009211E1" w:rsidRPr="00EA6C1B">
              <w:rPr>
                <w:rFonts w:asciiTheme="majorBidi" w:hAnsiTheme="majorBidi" w:cstheme="majorBidi"/>
                <w:iCs/>
                <w:w w:val="105"/>
                <w:sz w:val="20"/>
                <w:vertAlign w:val="subscript"/>
              </w:rPr>
              <w:t>1</w:t>
            </w:r>
            <w:r w:rsidR="009211E1" w:rsidRPr="00EA6C1B">
              <w:rPr>
                <w:rFonts w:asciiTheme="majorBidi" w:hAnsiTheme="majorBidi" w:cstheme="majorBidi"/>
                <w:i/>
                <w:w w:val="105"/>
                <w:sz w:val="20"/>
              </w:rPr>
              <w:t>, v</w:t>
            </w:r>
            <w:r w:rsidR="009211E1" w:rsidRPr="00EA6C1B">
              <w:rPr>
                <w:rFonts w:asciiTheme="majorBidi" w:hAnsiTheme="majorBidi" w:cstheme="majorBidi"/>
                <w:iCs/>
                <w:w w:val="105"/>
                <w:sz w:val="20"/>
                <w:vertAlign w:val="subscript"/>
              </w:rPr>
              <w:t>2</w:t>
            </w:r>
            <w:r w:rsidR="009211E1" w:rsidRPr="00EA6C1B">
              <w:rPr>
                <w:rFonts w:asciiTheme="majorBidi" w:hAnsiTheme="majorBidi" w:cstheme="majorBidi"/>
                <w:iCs/>
                <w:w w:val="105"/>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Best.Point</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 xml:space="preserve">]) </w:t>
            </w:r>
            <w:r w:rsidR="000F0EFE" w:rsidRPr="00EA6C1B">
              <w:rPr>
                <w:rFonts w:asciiTheme="majorBidi" w:hAnsiTheme="majorBidi" w:cstheme="majorBidi"/>
                <w:iCs/>
                <w:w w:val="110"/>
                <w:sz w:val="20"/>
              </w:rPr>
              <w:t>–</w:t>
            </w:r>
            <w:r w:rsidRPr="00EA6C1B">
              <w:rPr>
                <w:rFonts w:asciiTheme="majorBidi" w:hAnsiTheme="majorBidi" w:cstheme="majorBidi"/>
                <w:i/>
                <w:spacing w:val="44"/>
                <w:w w:val="110"/>
                <w:sz w:val="20"/>
              </w:rPr>
              <w:t xml:space="preserve"> </w:t>
            </w:r>
            <w:r w:rsidRPr="00EA6C1B">
              <w:rPr>
                <w:rFonts w:asciiTheme="majorBidi" w:hAnsiTheme="majorBidi" w:cstheme="majorBidi"/>
                <w:i/>
                <w:w w:val="110"/>
                <w:sz w:val="20"/>
              </w:rPr>
              <w:t>G</w:t>
            </w:r>
            <w:r w:rsidRPr="00EA6C1B">
              <w:rPr>
                <w:rFonts w:asciiTheme="majorBidi" w:hAnsiTheme="majorBidi" w:cstheme="majorBidi"/>
                <w:iCs/>
                <w:w w:val="110"/>
                <w:sz w:val="20"/>
                <w:vertAlign w:val="subscript"/>
              </w:rPr>
              <w:t>1</w:t>
            </w:r>
            <w:r w:rsidRPr="00EA6C1B">
              <w:rPr>
                <w:rFonts w:asciiTheme="majorBidi" w:hAnsiTheme="majorBidi" w:cstheme="majorBidi"/>
                <w:iCs/>
                <w:w w:val="110"/>
                <w:sz w:val="20"/>
              </w:rPr>
              <w:t>[</w:t>
            </w:r>
            <w:r w:rsidRPr="00EA6C1B">
              <w:rPr>
                <w:rFonts w:asciiTheme="majorBidi" w:hAnsiTheme="majorBidi" w:cstheme="majorBidi"/>
                <w:i/>
                <w:w w:val="110"/>
                <w:sz w:val="20"/>
              </w:rPr>
              <w:t>i</w:t>
            </w:r>
            <w:r w:rsidRPr="00EA6C1B">
              <w:rPr>
                <w:rFonts w:asciiTheme="majorBidi" w:hAnsiTheme="majorBidi" w:cstheme="majorBidi"/>
                <w:iCs/>
                <w:w w:val="110"/>
                <w:sz w:val="20"/>
              </w:rPr>
              <w:t>]</w:t>
            </w:r>
            <w:r w:rsidRPr="00EA6C1B">
              <w:rPr>
                <w:rFonts w:asciiTheme="majorBidi" w:hAnsiTheme="majorBidi" w:cstheme="majorBidi"/>
                <w:i/>
                <w:w w:val="110"/>
                <w:sz w:val="20"/>
              </w:rPr>
              <w:t>.Points</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p>
        </w:tc>
      </w:tr>
      <w:tr w:rsidR="00EA6C1B" w:rsidRPr="00EA6C1B" w14:paraId="6FF4DD79" w14:textId="77777777" w:rsidTr="00F73B1E">
        <w:tc>
          <w:tcPr>
            <w:tcW w:w="416" w:type="dxa"/>
          </w:tcPr>
          <w:p w14:paraId="4A553C18" w14:textId="45FDF1DA"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3</w:t>
            </w:r>
          </w:p>
        </w:tc>
        <w:tc>
          <w:tcPr>
            <w:tcW w:w="8944" w:type="dxa"/>
            <w:gridSpan w:val="2"/>
          </w:tcPr>
          <w:p w14:paraId="42EF4347" w14:textId="1A042315"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p>
        </w:tc>
      </w:tr>
      <w:tr w:rsidR="00EA6C1B" w:rsidRPr="00EA6C1B" w14:paraId="2AC6EAB1" w14:textId="77777777" w:rsidTr="00F73B1E">
        <w:tc>
          <w:tcPr>
            <w:tcW w:w="416" w:type="dxa"/>
          </w:tcPr>
          <w:p w14:paraId="1FE14D44" w14:textId="7851AFB5"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4</w:t>
            </w:r>
          </w:p>
        </w:tc>
        <w:tc>
          <w:tcPr>
            <w:tcW w:w="8944" w:type="dxa"/>
            <w:gridSpan w:val="2"/>
          </w:tcPr>
          <w:p w14:paraId="215DE92B" w14:textId="16B58A61" w:rsidR="002424FE" w:rsidRPr="00EA6C1B" w:rsidRDefault="002424FE" w:rsidP="00EA22EF">
            <w:pPr>
              <w:shd w:val="clear" w:color="auto" w:fill="FFFFFF" w:themeFill="background1"/>
              <w:tabs>
                <w:tab w:val="left" w:pos="1052"/>
              </w:tabs>
              <w:spacing w:line="241" w:lineRule="exact"/>
              <w:rPr>
                <w:rFonts w:asciiTheme="majorBidi" w:hAnsiTheme="majorBidi" w:cstheme="majorBidi"/>
                <w:sz w:val="20"/>
                <w:szCs w:val="20"/>
              </w:rPr>
            </w:pPr>
            <w:r w:rsidRPr="00EA6C1B">
              <w:rPr>
                <w:rFonts w:asciiTheme="majorBidi" w:hAnsiTheme="majorBidi" w:cstheme="majorBidi"/>
                <w:b/>
                <w:w w:val="110"/>
                <w:sz w:val="20"/>
                <w:szCs w:val="20"/>
              </w:rPr>
              <w:t xml:space="preserve">      </w:t>
            </w:r>
            <w:r w:rsidRPr="00EA6C1B">
              <w:rPr>
                <w:rFonts w:asciiTheme="majorBidi" w:hAnsiTheme="majorBidi" w:cstheme="majorBidi"/>
                <w:b/>
                <w:i/>
                <w:iCs/>
                <w:w w:val="110"/>
                <w:sz w:val="20"/>
                <w:szCs w:val="20"/>
              </w:rPr>
              <w:t>if</w:t>
            </w:r>
            <w:r w:rsidRPr="00EA6C1B">
              <w:rPr>
                <w:rFonts w:asciiTheme="majorBidi" w:hAnsiTheme="majorBidi" w:cstheme="majorBidi"/>
                <w:b/>
                <w:w w:val="110"/>
                <w:sz w:val="20"/>
                <w:szCs w:val="20"/>
              </w:rPr>
              <w:t xml:space="preserve"> </w:t>
            </w:r>
            <w:r w:rsidRPr="00EA6C1B">
              <w:rPr>
                <w:rFonts w:asciiTheme="majorBidi" w:hAnsiTheme="majorBidi" w:cstheme="majorBidi"/>
                <w:iCs/>
                <w:w w:val="110"/>
                <w:sz w:val="20"/>
                <w:szCs w:val="20"/>
              </w:rPr>
              <w:t>(</w:t>
            </w:r>
            <w:r w:rsidRPr="00EA6C1B">
              <w:rPr>
                <w:rFonts w:asciiTheme="majorBidi" w:hAnsiTheme="majorBidi" w:cstheme="majorBidi"/>
                <w:i/>
                <w:w w:val="110"/>
                <w:sz w:val="20"/>
                <w:szCs w:val="20"/>
              </w:rPr>
              <w:t xml:space="preserve">fitness </w:t>
            </w:r>
            <w:r w:rsidRPr="00EA6C1B">
              <w:rPr>
                <w:rFonts w:asciiTheme="majorBidi" w:hAnsiTheme="majorBidi" w:cstheme="majorBidi"/>
                <w:iCs/>
                <w:w w:val="110"/>
                <w:sz w:val="20"/>
                <w:szCs w:val="20"/>
              </w:rPr>
              <w:t>&gt;</w:t>
            </w:r>
            <w:r w:rsidRPr="00EA6C1B">
              <w:rPr>
                <w:rFonts w:asciiTheme="majorBidi" w:hAnsiTheme="majorBidi" w:cstheme="majorBidi"/>
                <w:i/>
                <w:w w:val="110"/>
                <w:sz w:val="20"/>
                <w:szCs w:val="20"/>
              </w:rPr>
              <w:t xml:space="preserve"> </w:t>
            </w:r>
            <w:r w:rsidRPr="00EA6C1B">
              <w:rPr>
                <w:rFonts w:asciiTheme="majorBidi" w:hAnsiTheme="majorBidi" w:cstheme="majorBidi"/>
                <w:i/>
                <w:spacing w:val="-3"/>
                <w:w w:val="110"/>
                <w:sz w:val="20"/>
                <w:szCs w:val="20"/>
              </w:rPr>
              <w:t xml:space="preserve">best </w:t>
            </w:r>
            <w:r w:rsidRPr="00EA6C1B">
              <w:rPr>
                <w:rFonts w:asciiTheme="majorBidi" w:hAnsiTheme="majorBidi" w:cstheme="majorBidi"/>
                <w:i/>
                <w:w w:val="110"/>
                <w:sz w:val="20"/>
                <w:szCs w:val="20"/>
              </w:rPr>
              <w:t>subset</w:t>
            </w:r>
            <w:r w:rsidRPr="00EA6C1B">
              <w:rPr>
                <w:rFonts w:asciiTheme="majorBidi" w:hAnsiTheme="majorBidi" w:cstheme="majorBidi"/>
                <w:iCs/>
                <w:w w:val="110"/>
                <w:sz w:val="20"/>
                <w:szCs w:val="20"/>
              </w:rPr>
              <w:t>)</w:t>
            </w:r>
            <w:r w:rsidRPr="00EA6C1B">
              <w:rPr>
                <w:rFonts w:asciiTheme="majorBidi" w:hAnsiTheme="majorBidi" w:cstheme="majorBidi"/>
                <w:i/>
                <w:w w:val="110"/>
                <w:sz w:val="20"/>
                <w:szCs w:val="20"/>
              </w:rPr>
              <w:t xml:space="preserve"> </w:t>
            </w:r>
            <w:r w:rsidRPr="00EA6C1B">
              <w:rPr>
                <w:rFonts w:asciiTheme="majorBidi" w:hAnsiTheme="majorBidi" w:cstheme="majorBidi"/>
                <w:b/>
                <w:i/>
                <w:iCs/>
                <w:w w:val="110"/>
                <w:sz w:val="20"/>
                <w:szCs w:val="20"/>
              </w:rPr>
              <w:t>then</w:t>
            </w:r>
            <w:r w:rsidRPr="00EA6C1B">
              <w:rPr>
                <w:rFonts w:asciiTheme="majorBidi" w:hAnsiTheme="majorBidi" w:cstheme="majorBidi"/>
                <w:b/>
                <w:w w:val="110"/>
                <w:sz w:val="20"/>
                <w:szCs w:val="20"/>
              </w:rPr>
              <w:t xml:space="preserve"> </w:t>
            </w:r>
            <w:r w:rsidRPr="00EA6C1B">
              <w:rPr>
                <w:rFonts w:asciiTheme="majorBidi" w:hAnsiTheme="majorBidi" w:cstheme="majorBidi"/>
                <w:i/>
                <w:iCs/>
                <w:w w:val="110"/>
                <w:sz w:val="20"/>
                <w:szCs w:val="20"/>
              </w:rPr>
              <w:t>current</w:t>
            </w:r>
            <w:r w:rsidRPr="00EA6C1B">
              <w:rPr>
                <w:rFonts w:asciiTheme="majorBidi" w:hAnsiTheme="majorBidi" w:cstheme="majorBidi"/>
                <w:w w:val="110"/>
                <w:sz w:val="20"/>
                <w:szCs w:val="20"/>
              </w:rPr>
              <w:t xml:space="preserve"> = </w:t>
            </w:r>
            <w:r w:rsidRPr="00EA6C1B">
              <w:rPr>
                <w:rFonts w:asciiTheme="majorBidi" w:hAnsiTheme="majorBidi" w:cstheme="majorBidi"/>
                <w:i/>
                <w:iCs/>
                <w:w w:val="110"/>
                <w:sz w:val="20"/>
                <w:szCs w:val="20"/>
              </w:rPr>
              <w:t>new</w:t>
            </w:r>
            <w:r w:rsidRPr="00EA6C1B">
              <w:rPr>
                <w:rFonts w:asciiTheme="majorBidi" w:hAnsiTheme="majorBidi" w:cstheme="majorBidi"/>
                <w:i/>
                <w:iCs/>
                <w:spacing w:val="-14"/>
                <w:w w:val="110"/>
                <w:sz w:val="20"/>
                <w:szCs w:val="20"/>
              </w:rPr>
              <w:t xml:space="preserve"> </w:t>
            </w:r>
            <w:r w:rsidRPr="00EA6C1B">
              <w:rPr>
                <w:rFonts w:asciiTheme="majorBidi" w:hAnsiTheme="majorBidi" w:cstheme="majorBidi"/>
                <w:i/>
                <w:iCs/>
                <w:w w:val="110"/>
                <w:sz w:val="20"/>
                <w:szCs w:val="20"/>
              </w:rPr>
              <w:t>solution</w:t>
            </w:r>
            <w:r w:rsidRPr="00EA6C1B">
              <w:rPr>
                <w:rFonts w:asciiTheme="majorBidi" w:hAnsiTheme="majorBidi" w:cstheme="majorBidi"/>
                <w:sz w:val="20"/>
                <w:szCs w:val="20"/>
              </w:rPr>
              <w:tab/>
            </w:r>
          </w:p>
        </w:tc>
      </w:tr>
      <w:tr w:rsidR="00EA6C1B" w:rsidRPr="00EA6C1B" w14:paraId="5339FE4A" w14:textId="77777777" w:rsidTr="00F73B1E">
        <w:tc>
          <w:tcPr>
            <w:tcW w:w="416" w:type="dxa"/>
          </w:tcPr>
          <w:p w14:paraId="2C265A80" w14:textId="45FEC3F4"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5</w:t>
            </w:r>
          </w:p>
        </w:tc>
        <w:tc>
          <w:tcPr>
            <w:tcW w:w="8944" w:type="dxa"/>
            <w:gridSpan w:val="2"/>
          </w:tcPr>
          <w:p w14:paraId="566A9DF1" w14:textId="77777777" w:rsidR="002424FE" w:rsidRPr="00EA6C1B" w:rsidRDefault="002424FE" w:rsidP="00EA22EF">
            <w:pPr>
              <w:shd w:val="clear" w:color="auto" w:fill="FFFFFF" w:themeFill="background1"/>
              <w:tabs>
                <w:tab w:val="left" w:pos="1052"/>
              </w:tabs>
              <w:spacing w:line="239" w:lineRule="exact"/>
              <w:ind w:left="138"/>
              <w:rPr>
                <w:rFonts w:asciiTheme="majorBidi" w:hAnsiTheme="majorBidi" w:cstheme="majorBidi"/>
                <w:b/>
                <w:i/>
                <w:iCs/>
                <w:sz w:val="20"/>
                <w:szCs w:val="20"/>
              </w:rPr>
            </w:pPr>
            <w:r w:rsidRPr="00EA6C1B">
              <w:rPr>
                <w:rFonts w:asciiTheme="majorBidi" w:hAnsiTheme="majorBidi" w:cstheme="majorBidi"/>
                <w:b/>
                <w:i/>
                <w:iCs/>
                <w:sz w:val="20"/>
                <w:szCs w:val="20"/>
              </w:rPr>
              <w:t xml:space="preserve">    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if</w:t>
            </w:r>
          </w:p>
        </w:tc>
      </w:tr>
      <w:tr w:rsidR="00EA6C1B" w:rsidRPr="00EA6C1B" w14:paraId="6CB097F3" w14:textId="77777777" w:rsidTr="00F73B1E">
        <w:tc>
          <w:tcPr>
            <w:tcW w:w="416" w:type="dxa"/>
          </w:tcPr>
          <w:p w14:paraId="72DD519E" w14:textId="59CCDD5B"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6</w:t>
            </w:r>
          </w:p>
        </w:tc>
        <w:tc>
          <w:tcPr>
            <w:tcW w:w="8944" w:type="dxa"/>
            <w:gridSpan w:val="2"/>
          </w:tcPr>
          <w:p w14:paraId="2F911A74" w14:textId="77777777" w:rsidR="002424FE" w:rsidRPr="00EA6C1B" w:rsidRDefault="002424FE" w:rsidP="00EA22EF">
            <w:pPr>
              <w:shd w:val="clear" w:color="auto" w:fill="FFFFFF" w:themeFill="background1"/>
              <w:tabs>
                <w:tab w:val="left" w:pos="1052"/>
              </w:tabs>
              <w:spacing w:line="239" w:lineRule="exact"/>
              <w:rPr>
                <w:rFonts w:asciiTheme="majorBidi" w:hAnsiTheme="majorBidi" w:cstheme="majorBidi"/>
                <w:b/>
                <w:i/>
                <w:iCs/>
                <w:sz w:val="20"/>
                <w:szCs w:val="20"/>
              </w:rPr>
            </w:pPr>
            <w:r w:rsidRPr="00EA6C1B">
              <w:rPr>
                <w:rFonts w:asciiTheme="majorBidi" w:hAnsiTheme="majorBidi" w:cstheme="majorBidi"/>
                <w:b/>
                <w:sz w:val="20"/>
                <w:szCs w:val="20"/>
              </w:rPr>
              <w:t xml:space="preserve">  </w:t>
            </w:r>
            <w:r w:rsidRPr="00EA6C1B">
              <w:rPr>
                <w:rFonts w:asciiTheme="majorBidi" w:hAnsiTheme="majorBidi" w:cstheme="majorBidi"/>
                <w:b/>
                <w:i/>
                <w:iCs/>
                <w:sz w:val="20"/>
                <w:szCs w:val="20"/>
              </w:rPr>
              <w:t>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for</w:t>
            </w:r>
          </w:p>
        </w:tc>
      </w:tr>
      <w:tr w:rsidR="00EA6C1B" w:rsidRPr="00EA6C1B" w14:paraId="64024858" w14:textId="77777777" w:rsidTr="00F73B1E">
        <w:tc>
          <w:tcPr>
            <w:tcW w:w="416" w:type="dxa"/>
          </w:tcPr>
          <w:p w14:paraId="1ABAFF22" w14:textId="35E6BAC8"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7</w:t>
            </w:r>
          </w:p>
        </w:tc>
        <w:tc>
          <w:tcPr>
            <w:tcW w:w="8944" w:type="dxa"/>
            <w:gridSpan w:val="2"/>
          </w:tcPr>
          <w:p w14:paraId="12DA83E3" w14:textId="7958E21C"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for</w:t>
            </w:r>
            <w:r w:rsidRPr="00EA6C1B">
              <w:rPr>
                <w:rFonts w:asciiTheme="majorBidi" w:hAnsiTheme="majorBidi" w:cstheme="majorBidi"/>
                <w:b/>
                <w:sz w:val="20"/>
              </w:rPr>
              <w:t xml:space="preserve">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Cs/>
                <w:sz w:val="20"/>
                <w:vertAlign w:val="subscript"/>
              </w:rPr>
              <w:t>2</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3 and Case 4</w:t>
            </w:r>
          </w:p>
        </w:tc>
      </w:tr>
      <w:tr w:rsidR="00EA6C1B" w:rsidRPr="00EA6C1B" w14:paraId="524C7C77" w14:textId="77777777" w:rsidTr="00F73B1E">
        <w:tc>
          <w:tcPr>
            <w:tcW w:w="416" w:type="dxa"/>
          </w:tcPr>
          <w:p w14:paraId="469E509A" w14:textId="51A09201"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18</w:t>
            </w:r>
          </w:p>
        </w:tc>
        <w:tc>
          <w:tcPr>
            <w:tcW w:w="8944" w:type="dxa"/>
            <w:gridSpan w:val="2"/>
          </w:tcPr>
          <w:p w14:paraId="42870EB8" w14:textId="15C61A13"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w:t>
            </w:r>
            <w:r w:rsidR="00B720E9" w:rsidRPr="00EA6C1B">
              <w:rPr>
                <w:rFonts w:asciiTheme="majorBidi" w:hAnsiTheme="majorBidi" w:cstheme="majorBidi"/>
                <w:i/>
                <w:w w:val="105"/>
                <w:sz w:val="20"/>
              </w:rPr>
              <w:t>G</w:t>
            </w:r>
            <w:r w:rsidRPr="00EA6C1B">
              <w:rPr>
                <w:rFonts w:asciiTheme="majorBidi" w:hAnsiTheme="majorBidi" w:cstheme="majorBidi"/>
                <w:i/>
                <w:w w:val="105"/>
                <w:sz w:val="20"/>
              </w:rPr>
              <w:t xml:space="preserve">enerate </w:t>
            </w:r>
            <w:r w:rsidR="001F70AA" w:rsidRPr="001F70AA">
              <w:rPr>
                <w:rFonts w:asciiTheme="majorBidi" w:hAnsiTheme="majorBidi" w:cstheme="majorBidi"/>
                <w:i/>
                <w:w w:val="105"/>
                <w:sz w:val="20"/>
                <w:highlight w:val="yellow"/>
              </w:rPr>
              <w:t>a</w:t>
            </w:r>
            <w:r w:rsidR="001F70AA">
              <w:rPr>
                <w:rFonts w:asciiTheme="majorBidi" w:hAnsiTheme="majorBidi" w:cstheme="majorBidi"/>
                <w:i/>
                <w:w w:val="105"/>
                <w:sz w:val="20"/>
              </w:rPr>
              <w:t xml:space="preserve"> </w:t>
            </w:r>
            <w:r w:rsidRPr="00EA6C1B">
              <w:rPr>
                <w:rFonts w:asciiTheme="majorBidi" w:hAnsiTheme="majorBidi" w:cstheme="majorBidi"/>
                <w:i/>
                <w:w w:val="105"/>
                <w:sz w:val="20"/>
              </w:rPr>
              <w:t>new solution using</w:t>
            </w:r>
            <w:r w:rsidRPr="00EA6C1B">
              <w:rPr>
                <w:rFonts w:asciiTheme="majorBidi" w:hAnsiTheme="majorBidi" w:cstheme="majorBidi"/>
                <w:i/>
                <w:spacing w:val="20"/>
                <w:w w:val="105"/>
                <w:sz w:val="20"/>
              </w:rPr>
              <w:t xml:space="preserve"> </w:t>
            </w:r>
            <w:r w:rsidRPr="00EA6C1B">
              <w:rPr>
                <w:rFonts w:asciiTheme="majorBidi" w:hAnsiTheme="majorBidi" w:cstheme="majorBidi"/>
                <w:i/>
                <w:w w:val="105"/>
                <w:sz w:val="20"/>
              </w:rPr>
              <w:t>Eqs</w:t>
            </w:r>
            <w:r w:rsidR="001B22F2" w:rsidRPr="00EA6C1B">
              <w:rPr>
                <w:rFonts w:asciiTheme="majorBidi" w:hAnsiTheme="majorBidi" w:cstheme="majorBidi"/>
                <w:i/>
                <w:w w:val="105"/>
                <w:sz w:val="20"/>
              </w:rPr>
              <w:t>.</w:t>
            </w:r>
            <w:r w:rsidR="00A25743"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r w:rsidR="001B22F2" w:rsidRPr="00EA6C1B">
              <w:rPr>
                <w:rFonts w:asciiTheme="majorBidi" w:hAnsiTheme="majorBidi" w:cstheme="majorBidi"/>
                <w:iCs/>
                <w:w w:val="105"/>
                <w:sz w:val="20"/>
              </w:rPr>
              <w:t xml:space="preserve"> and</w:t>
            </w:r>
            <w:r w:rsidR="00B720E9"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3</w:t>
            </w:r>
          </w:p>
        </w:tc>
      </w:tr>
      <w:tr w:rsidR="00EA6C1B" w:rsidRPr="00EA6C1B" w14:paraId="10438031" w14:textId="77777777" w:rsidTr="00F73B1E">
        <w:tc>
          <w:tcPr>
            <w:tcW w:w="416" w:type="dxa"/>
          </w:tcPr>
          <w:p w14:paraId="5B4FAFFB" w14:textId="712B163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9</w:t>
            </w:r>
          </w:p>
        </w:tc>
        <w:tc>
          <w:tcPr>
            <w:tcW w:w="8944" w:type="dxa"/>
            <w:gridSpan w:val="2"/>
          </w:tcPr>
          <w:p w14:paraId="1B1F065B" w14:textId="77777777"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Reflection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Best.Point</w:t>
            </w:r>
            <w:r w:rsidRPr="00EA6C1B">
              <w:rPr>
                <w:rFonts w:asciiTheme="majorBidi" w:hAnsiTheme="majorBidi" w:cstheme="majorBidi"/>
                <w:iCs/>
                <w:spacing w:val="44"/>
                <w:w w:val="110"/>
                <w:sz w:val="20"/>
              </w:rPr>
              <w:t>[</w:t>
            </w:r>
            <w:r w:rsidRPr="00EA6C1B">
              <w:rPr>
                <w:rFonts w:asciiTheme="majorBidi" w:hAnsiTheme="majorBidi" w:cstheme="majorBidi"/>
                <w:i/>
                <w:spacing w:val="44"/>
                <w:w w:val="110"/>
                <w:sz w:val="20"/>
              </w:rPr>
              <w:t>j</w:t>
            </w:r>
            <w:r w:rsidRPr="00EA6C1B">
              <w:rPr>
                <w:rFonts w:asciiTheme="majorBidi" w:hAnsiTheme="majorBidi" w:cstheme="majorBidi"/>
                <w:iCs/>
                <w:spacing w:val="44"/>
                <w:w w:val="110"/>
                <w:sz w:val="20"/>
              </w:rPr>
              <w:t>]</w:t>
            </w:r>
          </w:p>
        </w:tc>
      </w:tr>
      <w:tr w:rsidR="00EA6C1B" w:rsidRPr="00EA6C1B" w14:paraId="50AAAE84" w14:textId="77777777" w:rsidTr="00F73B1E">
        <w:tc>
          <w:tcPr>
            <w:tcW w:w="416" w:type="dxa"/>
          </w:tcPr>
          <w:p w14:paraId="089994F2" w14:textId="2449CDF5"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0</w:t>
            </w:r>
          </w:p>
        </w:tc>
        <w:tc>
          <w:tcPr>
            <w:tcW w:w="8944" w:type="dxa"/>
            <w:gridSpan w:val="2"/>
          </w:tcPr>
          <w:p w14:paraId="06F3C3C9" w14:textId="060895D9"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Visibility </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r w:rsidR="000F0EFE" w:rsidRPr="00EA6C1B">
              <w:rPr>
                <w:rFonts w:asciiTheme="majorBidi" w:hAnsiTheme="majorBidi" w:cstheme="majorBidi"/>
                <w:i/>
                <w:w w:val="105"/>
                <w:sz w:val="20"/>
              </w:rPr>
              <w:t>r</w:t>
            </w:r>
            <w:r w:rsidRPr="00EA6C1B">
              <w:rPr>
                <w:rFonts w:asciiTheme="majorBidi" w:hAnsiTheme="majorBidi" w:cstheme="majorBidi"/>
                <w:i/>
                <w:w w:val="105"/>
                <w:sz w:val="20"/>
              </w:rPr>
              <w:t>anodm</w:t>
            </w:r>
            <w:r w:rsidRPr="00EA6C1B">
              <w:rPr>
                <w:rFonts w:asciiTheme="majorBidi" w:hAnsiTheme="majorBidi" w:cstheme="majorBidi"/>
                <w:iCs/>
                <w:w w:val="105"/>
                <w:sz w:val="20"/>
              </w:rPr>
              <w:t>(</w:t>
            </w:r>
            <w:r w:rsidRPr="00EA6C1B">
              <w:rPr>
                <w:rFonts w:asciiTheme="majorBidi" w:hAnsiTheme="majorBidi" w:cstheme="majorBidi"/>
                <w:i/>
                <w:w w:val="105"/>
                <w:sz w:val="20"/>
              </w:rPr>
              <w:t>v</w:t>
            </w:r>
            <w:r w:rsidRPr="00EA6C1B">
              <w:rPr>
                <w:rFonts w:asciiTheme="majorBidi" w:hAnsiTheme="majorBidi" w:cstheme="majorBidi"/>
                <w:iCs/>
                <w:w w:val="105"/>
                <w:sz w:val="20"/>
                <w:vertAlign w:val="subscript"/>
              </w:rPr>
              <w:t>1</w:t>
            </w:r>
            <w:r w:rsidRPr="00EA6C1B">
              <w:rPr>
                <w:rFonts w:asciiTheme="majorBidi" w:hAnsiTheme="majorBidi" w:cstheme="majorBidi"/>
                <w:i/>
                <w:w w:val="105"/>
                <w:sz w:val="20"/>
              </w:rPr>
              <w:t>,</w:t>
            </w:r>
            <w:r w:rsidR="000F0EFE" w:rsidRPr="00EA6C1B">
              <w:rPr>
                <w:rFonts w:asciiTheme="majorBidi" w:hAnsiTheme="majorBidi" w:cstheme="majorBidi"/>
                <w:i/>
                <w:w w:val="105"/>
                <w:sz w:val="20"/>
              </w:rPr>
              <w:t xml:space="preserve"> </w:t>
            </w:r>
            <w:r w:rsidRPr="00EA6C1B">
              <w:rPr>
                <w:rFonts w:asciiTheme="majorBidi" w:hAnsiTheme="majorBidi" w:cstheme="majorBidi"/>
                <w:i/>
                <w:w w:val="105"/>
                <w:sz w:val="20"/>
              </w:rPr>
              <w:t>v</w:t>
            </w:r>
            <w:r w:rsidRPr="00EA6C1B">
              <w:rPr>
                <w:rFonts w:asciiTheme="majorBidi" w:hAnsiTheme="majorBidi" w:cstheme="majorBidi"/>
                <w:iCs/>
                <w:w w:val="105"/>
                <w:sz w:val="20"/>
                <w:vertAlign w:val="subscript"/>
              </w:rPr>
              <w:t>2</w:t>
            </w:r>
            <w:r w:rsidRPr="00EA6C1B">
              <w:rPr>
                <w:rFonts w:asciiTheme="majorBidi" w:hAnsiTheme="majorBidi" w:cstheme="majorBidi"/>
                <w:iCs/>
                <w:w w:val="105"/>
                <w:sz w:val="20"/>
              </w:rPr>
              <w:t>)</w:t>
            </w:r>
            <w:r w:rsidRPr="00EA6C1B">
              <w:rPr>
                <w:rFonts w:asciiTheme="majorBidi" w:hAnsiTheme="majorBidi" w:cstheme="majorBidi"/>
                <w:i/>
                <w:w w:val="105"/>
                <w:sz w:val="20"/>
              </w:rPr>
              <w:t>×</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Best.Points</w:t>
            </w:r>
            <w:r w:rsidRPr="00EA6C1B">
              <w:rPr>
                <w:rFonts w:asciiTheme="majorBidi" w:hAnsiTheme="majorBidi" w:cstheme="majorBidi"/>
                <w:iCs/>
                <w:w w:val="105"/>
                <w:sz w:val="20"/>
              </w:rPr>
              <w:t>[</w:t>
            </w:r>
            <w:r w:rsidRPr="00EA6C1B">
              <w:rPr>
                <w:rFonts w:asciiTheme="majorBidi" w:hAnsiTheme="majorBidi" w:cstheme="majorBidi"/>
                <w:i/>
                <w:w w:val="105"/>
                <w:sz w:val="20"/>
              </w:rPr>
              <w:t>j</w:t>
            </w:r>
            <w:r w:rsidRPr="00EA6C1B">
              <w:rPr>
                <w:rFonts w:asciiTheme="majorBidi" w:hAnsiTheme="majorBidi" w:cstheme="majorBidi"/>
                <w:iCs/>
                <w:w w:val="105"/>
                <w:sz w:val="20"/>
              </w:rPr>
              <w:t>]</w:t>
            </w:r>
            <w:r w:rsidR="000F0EFE" w:rsidRPr="00EA6C1B">
              <w:rPr>
                <w:rFonts w:asciiTheme="majorBidi" w:hAnsiTheme="majorBidi" w:cstheme="majorBidi"/>
                <w:iCs/>
                <w:w w:val="105"/>
                <w:sz w:val="20"/>
              </w:rPr>
              <w:t xml:space="preserve"> –</w:t>
            </w:r>
            <w:r w:rsidRPr="00EA6C1B">
              <w:rPr>
                <w:rFonts w:asciiTheme="majorBidi" w:hAnsiTheme="majorBidi" w:cstheme="majorBidi"/>
                <w:i/>
                <w:spacing w:val="5"/>
                <w:w w:val="105"/>
                <w:sz w:val="20"/>
              </w:rPr>
              <w:t xml:space="preserve"> </w:t>
            </w:r>
            <w:r w:rsidRPr="00EA6C1B">
              <w:rPr>
                <w:rFonts w:asciiTheme="majorBidi" w:hAnsiTheme="majorBidi" w:cstheme="majorBidi"/>
                <w:i/>
                <w:w w:val="105"/>
                <w:sz w:val="20"/>
              </w:rPr>
              <w:t>G</w:t>
            </w:r>
            <w:r w:rsidRPr="00EA6C1B">
              <w:rPr>
                <w:rFonts w:asciiTheme="majorBidi" w:hAnsiTheme="majorBidi" w:cstheme="majorBidi"/>
                <w:iCs/>
                <w:w w:val="105"/>
                <w:sz w:val="20"/>
                <w:vertAlign w:val="subscript"/>
              </w:rPr>
              <w:t>2</w:t>
            </w:r>
            <w:r w:rsidRPr="00EA6C1B">
              <w:rPr>
                <w:rFonts w:asciiTheme="majorBidi" w:hAnsiTheme="majorBidi" w:cstheme="majorBidi"/>
                <w:iCs/>
                <w:w w:val="105"/>
                <w:sz w:val="20"/>
              </w:rPr>
              <w:t>[</w:t>
            </w:r>
            <w:r w:rsidRPr="00EA6C1B">
              <w:rPr>
                <w:rFonts w:asciiTheme="majorBidi" w:hAnsiTheme="majorBidi" w:cstheme="majorBidi"/>
                <w:i/>
                <w:w w:val="105"/>
                <w:sz w:val="20"/>
              </w:rPr>
              <w:t>i</w:t>
            </w:r>
            <w:r w:rsidRPr="00EA6C1B">
              <w:rPr>
                <w:rFonts w:asciiTheme="majorBidi" w:hAnsiTheme="majorBidi" w:cstheme="majorBidi"/>
                <w:iCs/>
                <w:w w:val="105"/>
                <w:sz w:val="20"/>
              </w:rPr>
              <w:t>]</w:t>
            </w:r>
            <w:r w:rsidRPr="00EA6C1B">
              <w:rPr>
                <w:rFonts w:asciiTheme="majorBidi" w:hAnsiTheme="majorBidi" w:cstheme="majorBidi"/>
                <w:i/>
                <w:w w:val="105"/>
                <w:sz w:val="20"/>
              </w:rPr>
              <w:t>.Points</w:t>
            </w:r>
            <w:r w:rsidRPr="00EA6C1B">
              <w:rPr>
                <w:rFonts w:asciiTheme="majorBidi" w:hAnsiTheme="majorBidi" w:cstheme="majorBidi"/>
                <w:iCs/>
                <w:w w:val="105"/>
                <w:sz w:val="20"/>
              </w:rPr>
              <w:t>[</w:t>
            </w:r>
            <w:r w:rsidRPr="00EA6C1B">
              <w:rPr>
                <w:rFonts w:asciiTheme="majorBidi" w:hAnsiTheme="majorBidi" w:cstheme="majorBidi"/>
                <w:i/>
                <w:w w:val="105"/>
                <w:sz w:val="20"/>
              </w:rPr>
              <w:t>j</w:t>
            </w:r>
            <w:r w:rsidRPr="00EA6C1B">
              <w:rPr>
                <w:rFonts w:asciiTheme="majorBidi" w:hAnsiTheme="majorBidi" w:cstheme="majorBidi"/>
                <w:iCs/>
                <w:w w:val="105"/>
                <w:sz w:val="20"/>
              </w:rPr>
              <w:t>])</w:t>
            </w:r>
            <w:r w:rsidR="009211E1" w:rsidRPr="00EA6C1B">
              <w:rPr>
                <w:rFonts w:asciiTheme="majorBidi" w:hAnsiTheme="majorBidi" w:cstheme="majorBidi"/>
                <w:iCs/>
                <w:w w:val="105"/>
                <w:sz w:val="20"/>
              </w:rPr>
              <w:t xml:space="preserve"> </w:t>
            </w:r>
          </w:p>
        </w:tc>
      </w:tr>
      <w:tr w:rsidR="00EA6C1B" w:rsidRPr="00EA6C1B" w14:paraId="4293C0AB" w14:textId="77777777" w:rsidTr="00F73B1E">
        <w:tc>
          <w:tcPr>
            <w:tcW w:w="416" w:type="dxa"/>
          </w:tcPr>
          <w:p w14:paraId="3EF5D625" w14:textId="40198BD9"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1</w:t>
            </w:r>
          </w:p>
        </w:tc>
        <w:tc>
          <w:tcPr>
            <w:tcW w:w="8944" w:type="dxa"/>
            <w:gridSpan w:val="2"/>
          </w:tcPr>
          <w:p w14:paraId="78251B43" w14:textId="0433CFEE" w:rsidR="002424FE" w:rsidRPr="00EA6C1B" w:rsidRDefault="002424FE" w:rsidP="00EA22EF">
            <w:pPr>
              <w:pStyle w:val="BodyText"/>
              <w:shd w:val="clear" w:color="auto" w:fill="FFFFFF" w:themeFill="background1"/>
              <w:tabs>
                <w:tab w:val="left" w:pos="1052"/>
              </w:tabs>
              <w:rPr>
                <w:rFonts w:asciiTheme="majorBidi" w:hAnsiTheme="majorBidi" w:cstheme="majorBid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p>
        </w:tc>
      </w:tr>
      <w:tr w:rsidR="00EA6C1B" w:rsidRPr="00EA6C1B" w14:paraId="1DE479E4" w14:textId="77777777" w:rsidTr="00F73B1E">
        <w:tc>
          <w:tcPr>
            <w:tcW w:w="416" w:type="dxa"/>
          </w:tcPr>
          <w:p w14:paraId="3953262E" w14:textId="17F8A70D"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2</w:t>
            </w:r>
          </w:p>
        </w:tc>
        <w:tc>
          <w:tcPr>
            <w:tcW w:w="8944" w:type="dxa"/>
            <w:gridSpan w:val="2"/>
          </w:tcPr>
          <w:p w14:paraId="45EC862E" w14:textId="0D6C81A0"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w w:val="110"/>
                <w:sz w:val="20"/>
              </w:rPr>
              <w:t xml:space="preserve">       </w:t>
            </w:r>
            <w:r w:rsidRPr="00EA6C1B">
              <w:rPr>
                <w:rFonts w:asciiTheme="majorBidi" w:hAnsiTheme="majorBidi" w:cstheme="majorBidi"/>
                <w:b/>
                <w:i/>
                <w:iCs/>
                <w:w w:val="110"/>
                <w:sz w:val="20"/>
              </w:rPr>
              <w:t>if</w:t>
            </w:r>
            <w:r w:rsidRPr="00EA6C1B">
              <w:rPr>
                <w:rFonts w:asciiTheme="majorBidi" w:hAnsiTheme="majorBidi" w:cstheme="majorBidi"/>
                <w:b/>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fitness </w:t>
            </w:r>
            <w:r w:rsidRPr="00EA6C1B">
              <w:rPr>
                <w:rFonts w:asciiTheme="majorBidi" w:hAnsiTheme="majorBidi" w:cstheme="majorBidi"/>
                <w:iCs/>
                <w:w w:val="110"/>
                <w:sz w:val="20"/>
              </w:rPr>
              <w:t>&gt;</w:t>
            </w:r>
            <w:r w:rsidRPr="00EA6C1B">
              <w:rPr>
                <w:rFonts w:asciiTheme="majorBidi" w:hAnsiTheme="majorBidi" w:cstheme="majorBidi"/>
                <w:i/>
                <w:w w:val="110"/>
                <w:sz w:val="20"/>
              </w:rPr>
              <w:t xml:space="preserve"> </w:t>
            </w:r>
            <w:r w:rsidRPr="00EA6C1B">
              <w:rPr>
                <w:rFonts w:asciiTheme="majorBidi" w:hAnsiTheme="majorBidi" w:cstheme="majorBidi"/>
                <w:i/>
                <w:spacing w:val="-3"/>
                <w:w w:val="110"/>
                <w:sz w:val="20"/>
              </w:rPr>
              <w:t xml:space="preserve">best </w:t>
            </w:r>
            <w:r w:rsidRPr="00EA6C1B">
              <w:rPr>
                <w:rFonts w:asciiTheme="majorBidi" w:hAnsiTheme="majorBidi" w:cstheme="majorBidi"/>
                <w:i/>
                <w:w w:val="110"/>
                <w:sz w:val="20"/>
              </w:rPr>
              <w:t>subset</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b/>
                <w:i/>
                <w:iCs/>
                <w:w w:val="110"/>
                <w:sz w:val="20"/>
              </w:rPr>
              <w:t>then</w:t>
            </w:r>
            <w:r w:rsidRPr="00EA6C1B">
              <w:rPr>
                <w:rFonts w:asciiTheme="majorBidi" w:hAnsiTheme="majorBidi" w:cstheme="majorBidi"/>
                <w:b/>
                <w:w w:val="110"/>
                <w:sz w:val="20"/>
              </w:rPr>
              <w:t xml:space="preserve"> </w:t>
            </w:r>
            <w:r w:rsidRPr="00EA6C1B">
              <w:rPr>
                <w:rFonts w:asciiTheme="majorBidi" w:hAnsiTheme="majorBidi" w:cstheme="majorBidi"/>
                <w:i/>
                <w:iCs/>
                <w:w w:val="110"/>
                <w:sz w:val="20"/>
              </w:rPr>
              <w:t xml:space="preserve">current </w:t>
            </w:r>
            <w:r w:rsidRPr="00EA6C1B">
              <w:rPr>
                <w:rFonts w:asciiTheme="majorBidi" w:hAnsiTheme="majorBidi" w:cstheme="majorBidi"/>
                <w:w w:val="110"/>
                <w:sz w:val="20"/>
              </w:rPr>
              <w:t xml:space="preserve">= </w:t>
            </w:r>
            <w:r w:rsidRPr="00EA6C1B">
              <w:rPr>
                <w:rFonts w:asciiTheme="majorBidi" w:hAnsiTheme="majorBidi" w:cstheme="majorBidi"/>
                <w:i/>
                <w:iCs/>
                <w:w w:val="110"/>
                <w:sz w:val="20"/>
              </w:rPr>
              <w:t>new</w:t>
            </w:r>
            <w:r w:rsidRPr="00EA6C1B">
              <w:rPr>
                <w:rFonts w:asciiTheme="majorBidi" w:hAnsiTheme="majorBidi" w:cstheme="majorBidi"/>
                <w:i/>
                <w:iCs/>
                <w:spacing w:val="-14"/>
                <w:w w:val="110"/>
                <w:sz w:val="20"/>
              </w:rPr>
              <w:t xml:space="preserve"> </w:t>
            </w:r>
            <w:r w:rsidRPr="00EA6C1B">
              <w:rPr>
                <w:rFonts w:asciiTheme="majorBidi" w:hAnsiTheme="majorBidi" w:cstheme="majorBidi"/>
                <w:i/>
                <w:iCs/>
                <w:w w:val="110"/>
                <w:sz w:val="20"/>
              </w:rPr>
              <w:t>solution</w:t>
            </w:r>
          </w:p>
        </w:tc>
      </w:tr>
      <w:tr w:rsidR="00EA6C1B" w:rsidRPr="00EA6C1B" w14:paraId="3FB84672" w14:textId="77777777" w:rsidTr="00F73B1E">
        <w:tc>
          <w:tcPr>
            <w:tcW w:w="416" w:type="dxa"/>
          </w:tcPr>
          <w:p w14:paraId="6124D7DF" w14:textId="1D3A248D"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3</w:t>
            </w:r>
          </w:p>
        </w:tc>
        <w:tc>
          <w:tcPr>
            <w:tcW w:w="8944" w:type="dxa"/>
            <w:gridSpan w:val="2"/>
          </w:tcPr>
          <w:p w14:paraId="5D7A811E" w14:textId="4770F9E7" w:rsidR="002424FE" w:rsidRPr="00EA6C1B" w:rsidRDefault="002424FE" w:rsidP="00EA22EF">
            <w:pPr>
              <w:pStyle w:val="BodyText"/>
              <w:shd w:val="clear" w:color="auto" w:fill="FFFFFF" w:themeFill="background1"/>
              <w:spacing w:before="9" w:after="1"/>
              <w:rPr>
                <w:rFonts w:asciiTheme="majorBidi" w:hAnsiTheme="majorBidi" w:cstheme="majorBidi"/>
                <w:i/>
                <w:iCs/>
                <w:sz w:val="20"/>
              </w:rPr>
            </w:pPr>
            <w:r w:rsidRPr="00EA6C1B">
              <w:rPr>
                <w:rFonts w:asciiTheme="majorBidi" w:hAnsiTheme="majorBidi" w:cstheme="majorBidi"/>
                <w:b/>
                <w:sz w:val="20"/>
              </w:rPr>
              <w:t xml:space="preserve">      </w:t>
            </w:r>
            <w:r w:rsidR="003E6543" w:rsidRPr="00EA6C1B">
              <w:rPr>
                <w:rFonts w:asciiTheme="majorBidi" w:hAnsiTheme="majorBidi" w:cstheme="majorBidi"/>
                <w:b/>
                <w:sz w:val="20"/>
              </w:rPr>
              <w:t xml:space="preserve"> </w:t>
            </w:r>
            <w:r w:rsidRPr="00EA6C1B">
              <w:rPr>
                <w:rFonts w:asciiTheme="majorBidi" w:hAnsiTheme="majorBidi" w:cstheme="majorBidi"/>
                <w:b/>
                <w:i/>
                <w:iCs/>
                <w:sz w:val="20"/>
              </w:rPr>
              <w:t>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if</w:t>
            </w:r>
          </w:p>
        </w:tc>
      </w:tr>
      <w:tr w:rsidR="00EA6C1B" w:rsidRPr="00EA6C1B" w14:paraId="0502CD83" w14:textId="77777777" w:rsidTr="00F73B1E">
        <w:tc>
          <w:tcPr>
            <w:tcW w:w="416" w:type="dxa"/>
          </w:tcPr>
          <w:p w14:paraId="1B73687F" w14:textId="3A2EE9A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4</w:t>
            </w:r>
          </w:p>
        </w:tc>
        <w:tc>
          <w:tcPr>
            <w:tcW w:w="8944" w:type="dxa"/>
            <w:gridSpan w:val="2"/>
          </w:tcPr>
          <w:p w14:paraId="357C84E3" w14:textId="77777777" w:rsidR="002424FE" w:rsidRPr="00EA6C1B" w:rsidRDefault="002424FE" w:rsidP="00EA22EF">
            <w:pPr>
              <w:pStyle w:val="BodyText"/>
              <w:shd w:val="clear" w:color="auto" w:fill="FFFFFF" w:themeFill="background1"/>
              <w:spacing w:before="9" w:after="1"/>
              <w:rPr>
                <w:rFonts w:asciiTheme="majorBidi" w:hAnsiTheme="majorBidi" w:cstheme="majorBidi"/>
                <w:b/>
                <w:i/>
                <w:iCs/>
                <w:sz w:val="20"/>
              </w:rPr>
            </w:pPr>
            <w:r w:rsidRPr="00EA6C1B">
              <w:rPr>
                <w:rFonts w:asciiTheme="majorBidi" w:hAnsiTheme="majorBidi" w:cstheme="majorBidi"/>
                <w:b/>
                <w:i/>
                <w:iCs/>
                <w:sz w:val="20"/>
              </w:rPr>
              <w:t xml:space="preserve"> 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for</w:t>
            </w:r>
          </w:p>
        </w:tc>
      </w:tr>
      <w:tr w:rsidR="00EA6C1B" w:rsidRPr="00EA6C1B" w14:paraId="194EE821" w14:textId="77777777" w:rsidTr="00F73B1E">
        <w:tc>
          <w:tcPr>
            <w:tcW w:w="416" w:type="dxa"/>
          </w:tcPr>
          <w:p w14:paraId="72C98AC2" w14:textId="46DB90E4"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5</w:t>
            </w:r>
          </w:p>
        </w:tc>
        <w:tc>
          <w:tcPr>
            <w:tcW w:w="8944" w:type="dxa"/>
            <w:gridSpan w:val="2"/>
          </w:tcPr>
          <w:p w14:paraId="38DD3534" w14:textId="2BDE36FC"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for</w:t>
            </w:r>
            <w:r w:rsidRPr="00EA6C1B">
              <w:rPr>
                <w:rFonts w:asciiTheme="majorBidi" w:hAnsiTheme="majorBidi" w:cstheme="majorBidi"/>
                <w:b/>
                <w:sz w:val="20"/>
              </w:rPr>
              <w:t xml:space="preserve">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
                <w:sz w:val="20"/>
                <w:vertAlign w:val="subscript"/>
              </w:rPr>
              <w:t>3</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5</w:t>
            </w:r>
          </w:p>
        </w:tc>
      </w:tr>
      <w:tr w:rsidR="00EA6C1B" w:rsidRPr="00EA6C1B" w14:paraId="7EDCD6BD" w14:textId="77777777" w:rsidTr="00F73B1E">
        <w:tc>
          <w:tcPr>
            <w:tcW w:w="416" w:type="dxa"/>
          </w:tcPr>
          <w:p w14:paraId="032C0479" w14:textId="20592360"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6</w:t>
            </w:r>
          </w:p>
        </w:tc>
        <w:tc>
          <w:tcPr>
            <w:tcW w:w="8944" w:type="dxa"/>
            <w:gridSpan w:val="2"/>
          </w:tcPr>
          <w:p w14:paraId="4AB43833" w14:textId="6BE3190D"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w:t>
            </w:r>
            <w:r w:rsidR="000F0EFE" w:rsidRPr="00EA6C1B">
              <w:rPr>
                <w:rFonts w:asciiTheme="majorBidi" w:hAnsiTheme="majorBidi" w:cstheme="majorBidi"/>
                <w:i/>
                <w:w w:val="105"/>
                <w:sz w:val="20"/>
              </w:rPr>
              <w:t>G</w:t>
            </w:r>
            <w:r w:rsidRPr="00EA6C1B">
              <w:rPr>
                <w:rFonts w:asciiTheme="majorBidi" w:hAnsiTheme="majorBidi" w:cstheme="majorBidi"/>
                <w:i/>
                <w:w w:val="105"/>
                <w:sz w:val="20"/>
              </w:rPr>
              <w:t xml:space="preserve">enerate </w:t>
            </w:r>
            <w:r w:rsidR="001F70AA" w:rsidRPr="001F70AA">
              <w:rPr>
                <w:rFonts w:asciiTheme="majorBidi" w:hAnsiTheme="majorBidi" w:cstheme="majorBidi"/>
                <w:i/>
                <w:w w:val="105"/>
                <w:sz w:val="20"/>
                <w:highlight w:val="yellow"/>
              </w:rPr>
              <w:t>a</w:t>
            </w:r>
            <w:r w:rsidR="001F70AA">
              <w:rPr>
                <w:rFonts w:asciiTheme="majorBidi" w:hAnsiTheme="majorBidi" w:cstheme="majorBidi"/>
                <w:i/>
                <w:w w:val="105"/>
                <w:sz w:val="20"/>
              </w:rPr>
              <w:t xml:space="preserve"> </w:t>
            </w:r>
            <w:r w:rsidRPr="00EA6C1B">
              <w:rPr>
                <w:rFonts w:asciiTheme="majorBidi" w:hAnsiTheme="majorBidi" w:cstheme="majorBidi"/>
                <w:i/>
                <w:w w:val="105"/>
                <w:sz w:val="20"/>
              </w:rPr>
              <w:t>new solution using</w:t>
            </w:r>
            <w:r w:rsidRPr="00EA6C1B">
              <w:rPr>
                <w:rFonts w:asciiTheme="majorBidi" w:hAnsiTheme="majorBidi" w:cstheme="majorBidi"/>
                <w:i/>
                <w:spacing w:val="20"/>
                <w:w w:val="105"/>
                <w:sz w:val="20"/>
              </w:rPr>
              <w:t xml:space="preserve"> </w:t>
            </w:r>
            <w:r w:rsidRPr="00EA6C1B">
              <w:rPr>
                <w:rFonts w:asciiTheme="majorBidi" w:hAnsiTheme="majorBidi" w:cstheme="majorBidi"/>
                <w:i/>
                <w:w w:val="105"/>
                <w:sz w:val="20"/>
              </w:rPr>
              <w:t>Eqs</w:t>
            </w:r>
            <w:r w:rsidR="001B22F2" w:rsidRPr="00EA6C1B">
              <w:rPr>
                <w:rFonts w:asciiTheme="majorBidi" w:hAnsiTheme="majorBidi" w:cstheme="majorBidi"/>
                <w:i/>
                <w:w w:val="105"/>
                <w:sz w:val="20"/>
              </w:rPr>
              <w:t>.</w:t>
            </w:r>
            <w:r w:rsidR="00AE3EFD"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r w:rsidR="001B22F2" w:rsidRPr="00EA6C1B">
              <w:rPr>
                <w:rFonts w:asciiTheme="majorBidi" w:hAnsiTheme="majorBidi" w:cstheme="majorBidi"/>
                <w:iCs/>
                <w:w w:val="105"/>
                <w:sz w:val="20"/>
              </w:rPr>
              <w:t xml:space="preserve"> and</w:t>
            </w:r>
            <w:r w:rsidR="000D7335"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7</w:t>
            </w:r>
          </w:p>
        </w:tc>
      </w:tr>
      <w:tr w:rsidR="00EA6C1B" w:rsidRPr="00EA6C1B" w14:paraId="3E6528B3" w14:textId="77777777" w:rsidTr="00F73B1E">
        <w:tc>
          <w:tcPr>
            <w:tcW w:w="416" w:type="dxa"/>
          </w:tcPr>
          <w:p w14:paraId="79271C2C" w14:textId="1856CA58"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27</w:t>
            </w:r>
          </w:p>
        </w:tc>
        <w:tc>
          <w:tcPr>
            <w:tcW w:w="8944" w:type="dxa"/>
            <w:gridSpan w:val="2"/>
          </w:tcPr>
          <w:p w14:paraId="6C70CC94" w14:textId="77777777"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Reflection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Best.Point</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w:t>
            </w:r>
          </w:p>
        </w:tc>
      </w:tr>
      <w:tr w:rsidR="00EA6C1B" w:rsidRPr="00EA6C1B" w14:paraId="7D44BD4E" w14:textId="77777777" w:rsidTr="00F73B1E">
        <w:tc>
          <w:tcPr>
            <w:tcW w:w="416" w:type="dxa"/>
          </w:tcPr>
          <w:p w14:paraId="49D73A43" w14:textId="3519032E"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28</w:t>
            </w:r>
          </w:p>
        </w:tc>
        <w:tc>
          <w:tcPr>
            <w:tcW w:w="8944" w:type="dxa"/>
            <w:gridSpan w:val="2"/>
          </w:tcPr>
          <w:p w14:paraId="60E2F102" w14:textId="640961E9"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Visibility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F0EFE" w:rsidRPr="00EA6C1B">
              <w:rPr>
                <w:rFonts w:asciiTheme="majorBidi" w:hAnsiTheme="majorBidi" w:cstheme="majorBidi"/>
                <w:i/>
                <w:w w:val="110"/>
                <w:sz w:val="20"/>
              </w:rPr>
              <w:t>r</w:t>
            </w:r>
            <w:r w:rsidRPr="00EA6C1B">
              <w:rPr>
                <w:rFonts w:asciiTheme="majorBidi" w:hAnsiTheme="majorBidi" w:cstheme="majorBidi"/>
                <w:i/>
                <w:w w:val="110"/>
                <w:sz w:val="20"/>
              </w:rPr>
              <w:t>andom</w:t>
            </w:r>
            <w:r w:rsidRPr="00EA6C1B">
              <w:rPr>
                <w:rFonts w:asciiTheme="majorBidi" w:hAnsiTheme="majorBidi" w:cstheme="majorBidi"/>
                <w:iCs/>
                <w:w w:val="110"/>
                <w:sz w:val="20"/>
              </w:rPr>
              <w:t>(</w:t>
            </w:r>
            <w:r w:rsidRPr="00EA6C1B">
              <w:rPr>
                <w:rFonts w:asciiTheme="majorBidi" w:hAnsiTheme="majorBidi" w:cstheme="majorBidi"/>
                <w:i/>
                <w:w w:val="110"/>
                <w:sz w:val="20"/>
              </w:rPr>
              <w:t>v</w:t>
            </w:r>
            <w:r w:rsidRPr="00EA6C1B">
              <w:rPr>
                <w:rFonts w:asciiTheme="majorBidi" w:hAnsiTheme="majorBidi" w:cstheme="majorBidi"/>
                <w:iCs/>
                <w:w w:val="110"/>
                <w:sz w:val="20"/>
                <w:vertAlign w:val="subscript"/>
              </w:rPr>
              <w:t>1</w:t>
            </w:r>
            <w:r w:rsidRPr="00EA6C1B">
              <w:rPr>
                <w:rFonts w:asciiTheme="majorBidi" w:hAnsiTheme="majorBidi" w:cstheme="majorBidi"/>
                <w:i/>
                <w:w w:val="110"/>
                <w:sz w:val="20"/>
              </w:rPr>
              <w:t>,</w:t>
            </w:r>
            <w:r w:rsidR="000F0EFE" w:rsidRPr="00EA6C1B">
              <w:rPr>
                <w:rFonts w:asciiTheme="majorBidi" w:hAnsiTheme="majorBidi" w:cstheme="majorBidi"/>
                <w:i/>
                <w:w w:val="110"/>
                <w:sz w:val="20"/>
              </w:rPr>
              <w:t xml:space="preserve"> </w:t>
            </w:r>
            <w:r w:rsidRPr="00EA6C1B">
              <w:rPr>
                <w:rFonts w:asciiTheme="majorBidi" w:hAnsiTheme="majorBidi" w:cstheme="majorBidi"/>
                <w:i/>
                <w:w w:val="110"/>
                <w:sz w:val="20"/>
              </w:rPr>
              <w:t>v</w:t>
            </w:r>
            <w:r w:rsidRPr="00EA6C1B">
              <w:rPr>
                <w:rFonts w:asciiTheme="majorBidi" w:hAnsiTheme="majorBidi" w:cstheme="majorBidi"/>
                <w:iCs/>
                <w:w w:val="110"/>
                <w:sz w:val="20"/>
                <w:vertAlign w:val="subscript"/>
              </w:rPr>
              <w:t>2</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05"/>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Best.Points</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F0EFE" w:rsidRPr="00EA6C1B">
              <w:rPr>
                <w:rFonts w:asciiTheme="majorBidi" w:hAnsiTheme="majorBidi" w:cstheme="majorBidi"/>
                <w:i/>
                <w:w w:val="110"/>
                <w:sz w:val="20"/>
              </w:rPr>
              <w:t>–</w:t>
            </w:r>
            <w:r w:rsidRPr="00EA6C1B">
              <w:rPr>
                <w:rFonts w:asciiTheme="majorBidi" w:hAnsiTheme="majorBidi" w:cstheme="majorBidi"/>
                <w:i/>
                <w:spacing w:val="15"/>
                <w:w w:val="110"/>
                <w:sz w:val="20"/>
              </w:rPr>
              <w:t xml:space="preserve"> </w:t>
            </w:r>
            <w:r w:rsidRPr="00EA6C1B">
              <w:rPr>
                <w:rFonts w:asciiTheme="majorBidi" w:hAnsiTheme="majorBidi" w:cstheme="majorBidi"/>
                <w:i/>
                <w:spacing w:val="-5"/>
                <w:w w:val="110"/>
                <w:sz w:val="20"/>
              </w:rPr>
              <w:t>AVbest</w:t>
            </w:r>
            <w:r w:rsidRPr="00EA6C1B">
              <w:rPr>
                <w:rFonts w:asciiTheme="majorBidi" w:hAnsiTheme="majorBidi" w:cstheme="majorBidi"/>
                <w:iCs/>
                <w:spacing w:val="-5"/>
                <w:w w:val="110"/>
                <w:sz w:val="20"/>
              </w:rPr>
              <w:t>)</w:t>
            </w:r>
          </w:p>
        </w:tc>
      </w:tr>
      <w:tr w:rsidR="00EA6C1B" w:rsidRPr="00EA6C1B" w14:paraId="6E11BFCA" w14:textId="77777777" w:rsidTr="00F73B1E">
        <w:tc>
          <w:tcPr>
            <w:tcW w:w="416" w:type="dxa"/>
          </w:tcPr>
          <w:p w14:paraId="511F4289" w14:textId="072AE525"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29</w:t>
            </w:r>
          </w:p>
        </w:tc>
        <w:tc>
          <w:tcPr>
            <w:tcW w:w="8944" w:type="dxa"/>
            <w:gridSpan w:val="2"/>
          </w:tcPr>
          <w:p w14:paraId="37485C82" w14:textId="31183C03"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solution</w:t>
            </w:r>
          </w:p>
        </w:tc>
      </w:tr>
      <w:tr w:rsidR="00EA6C1B" w:rsidRPr="00EA6C1B" w14:paraId="104FD55C" w14:textId="77777777" w:rsidTr="00F73B1E">
        <w:tc>
          <w:tcPr>
            <w:tcW w:w="416" w:type="dxa"/>
          </w:tcPr>
          <w:p w14:paraId="39F79D0C" w14:textId="4E1C4C8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0</w:t>
            </w:r>
          </w:p>
        </w:tc>
        <w:tc>
          <w:tcPr>
            <w:tcW w:w="8944" w:type="dxa"/>
            <w:gridSpan w:val="2"/>
          </w:tcPr>
          <w:p w14:paraId="6B50A827" w14:textId="6788FD5B"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w w:val="110"/>
                <w:sz w:val="20"/>
              </w:rPr>
              <w:t xml:space="preserve">        </w:t>
            </w:r>
            <w:r w:rsidRPr="00EA6C1B">
              <w:rPr>
                <w:rFonts w:asciiTheme="majorBidi" w:hAnsiTheme="majorBidi" w:cstheme="majorBidi"/>
                <w:b/>
                <w:i/>
                <w:iCs/>
                <w:w w:val="110"/>
                <w:sz w:val="20"/>
              </w:rPr>
              <w:t>if</w:t>
            </w:r>
            <w:r w:rsidRPr="00EA6C1B">
              <w:rPr>
                <w:rFonts w:asciiTheme="majorBidi" w:hAnsiTheme="majorBidi" w:cstheme="majorBidi"/>
                <w:b/>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fitness </w:t>
            </w:r>
            <w:r w:rsidRPr="00EA6C1B">
              <w:rPr>
                <w:rFonts w:asciiTheme="majorBidi" w:hAnsiTheme="majorBidi" w:cstheme="majorBidi"/>
                <w:iCs/>
                <w:w w:val="110"/>
                <w:sz w:val="20"/>
              </w:rPr>
              <w:t>&gt;</w:t>
            </w:r>
            <w:r w:rsidRPr="00EA6C1B">
              <w:rPr>
                <w:rFonts w:asciiTheme="majorBidi" w:hAnsiTheme="majorBidi" w:cstheme="majorBidi"/>
                <w:i/>
                <w:w w:val="110"/>
                <w:sz w:val="20"/>
              </w:rPr>
              <w:t xml:space="preserve"> </w:t>
            </w:r>
            <w:r w:rsidRPr="00EA6C1B">
              <w:rPr>
                <w:rFonts w:asciiTheme="majorBidi" w:hAnsiTheme="majorBidi" w:cstheme="majorBidi"/>
                <w:i/>
                <w:spacing w:val="-3"/>
                <w:w w:val="110"/>
                <w:sz w:val="20"/>
              </w:rPr>
              <w:t xml:space="preserve">best </w:t>
            </w:r>
            <w:r w:rsidRPr="00EA6C1B">
              <w:rPr>
                <w:rFonts w:asciiTheme="majorBidi" w:hAnsiTheme="majorBidi" w:cstheme="majorBidi"/>
                <w:i/>
                <w:w w:val="110"/>
                <w:sz w:val="20"/>
              </w:rPr>
              <w:t>subset</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b/>
                <w:i/>
                <w:iCs/>
                <w:w w:val="110"/>
                <w:sz w:val="20"/>
              </w:rPr>
              <w:t>then</w:t>
            </w:r>
            <w:r w:rsidRPr="00EA6C1B">
              <w:rPr>
                <w:rFonts w:asciiTheme="majorBidi" w:hAnsiTheme="majorBidi" w:cstheme="majorBidi"/>
                <w:b/>
                <w:w w:val="110"/>
                <w:sz w:val="20"/>
              </w:rPr>
              <w:t xml:space="preserve"> </w:t>
            </w:r>
            <w:r w:rsidRPr="00EA6C1B">
              <w:rPr>
                <w:rFonts w:asciiTheme="majorBidi" w:hAnsiTheme="majorBidi" w:cstheme="majorBidi"/>
                <w:i/>
                <w:iCs/>
                <w:w w:val="110"/>
                <w:sz w:val="20"/>
              </w:rPr>
              <w:t>current</w:t>
            </w:r>
            <w:r w:rsidRPr="00EA6C1B">
              <w:rPr>
                <w:rFonts w:asciiTheme="majorBidi" w:hAnsiTheme="majorBidi" w:cstheme="majorBidi"/>
                <w:w w:val="110"/>
                <w:sz w:val="20"/>
              </w:rPr>
              <w:t xml:space="preserve"> = </w:t>
            </w:r>
            <w:r w:rsidRPr="00EA6C1B">
              <w:rPr>
                <w:rFonts w:asciiTheme="majorBidi" w:hAnsiTheme="majorBidi" w:cstheme="majorBidi"/>
                <w:i/>
                <w:iCs/>
                <w:w w:val="110"/>
                <w:sz w:val="20"/>
              </w:rPr>
              <w:t>new</w:t>
            </w:r>
            <w:r w:rsidRPr="00EA6C1B">
              <w:rPr>
                <w:rFonts w:asciiTheme="majorBidi" w:hAnsiTheme="majorBidi" w:cstheme="majorBidi"/>
                <w:i/>
                <w:iCs/>
                <w:spacing w:val="-14"/>
                <w:w w:val="110"/>
                <w:sz w:val="20"/>
              </w:rPr>
              <w:t xml:space="preserve"> </w:t>
            </w:r>
            <w:r w:rsidRPr="00EA6C1B">
              <w:rPr>
                <w:rFonts w:asciiTheme="majorBidi" w:hAnsiTheme="majorBidi" w:cstheme="majorBidi"/>
                <w:i/>
                <w:iCs/>
                <w:w w:val="110"/>
                <w:sz w:val="20"/>
              </w:rPr>
              <w:t>solution</w:t>
            </w:r>
          </w:p>
        </w:tc>
      </w:tr>
      <w:tr w:rsidR="00EA6C1B" w:rsidRPr="00EA6C1B" w14:paraId="0C81C7A7" w14:textId="77777777" w:rsidTr="00F73B1E">
        <w:tc>
          <w:tcPr>
            <w:tcW w:w="416" w:type="dxa"/>
          </w:tcPr>
          <w:p w14:paraId="61B8E131" w14:textId="464E9B8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1</w:t>
            </w:r>
          </w:p>
        </w:tc>
        <w:tc>
          <w:tcPr>
            <w:tcW w:w="8944" w:type="dxa"/>
            <w:gridSpan w:val="2"/>
          </w:tcPr>
          <w:p w14:paraId="0CA40C8A" w14:textId="77777777" w:rsidR="002424FE" w:rsidRPr="00EA6C1B" w:rsidRDefault="002424FE" w:rsidP="00EA22EF">
            <w:pPr>
              <w:pStyle w:val="BodyText"/>
              <w:shd w:val="clear" w:color="auto" w:fill="FFFFFF" w:themeFill="background1"/>
              <w:spacing w:before="9" w:after="1"/>
              <w:rPr>
                <w:rFonts w:asciiTheme="majorBidi" w:hAnsiTheme="majorBidi" w:cstheme="majorBidi"/>
                <w:i/>
                <w:iCs/>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if</w:t>
            </w:r>
          </w:p>
        </w:tc>
      </w:tr>
      <w:tr w:rsidR="00EA6C1B" w:rsidRPr="00EA6C1B" w14:paraId="425DCAD1" w14:textId="77777777" w:rsidTr="00F73B1E">
        <w:tc>
          <w:tcPr>
            <w:tcW w:w="416" w:type="dxa"/>
          </w:tcPr>
          <w:p w14:paraId="69D50A03" w14:textId="385E825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2</w:t>
            </w:r>
          </w:p>
        </w:tc>
        <w:tc>
          <w:tcPr>
            <w:tcW w:w="8944" w:type="dxa"/>
            <w:gridSpan w:val="2"/>
          </w:tcPr>
          <w:p w14:paraId="2CEE05B5" w14:textId="77777777" w:rsidR="002424FE" w:rsidRPr="00EA6C1B" w:rsidRDefault="002424FE" w:rsidP="00EA22EF">
            <w:pPr>
              <w:pStyle w:val="BodyText"/>
              <w:shd w:val="clear" w:color="auto" w:fill="FFFFFF" w:themeFill="background1"/>
              <w:spacing w:before="9" w:after="1"/>
              <w:rPr>
                <w:rFonts w:asciiTheme="majorBidi" w:hAnsiTheme="majorBidi" w:cstheme="majorBidi"/>
                <w:i/>
                <w:iCs/>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for</w:t>
            </w:r>
          </w:p>
        </w:tc>
      </w:tr>
      <w:tr w:rsidR="00EA6C1B" w:rsidRPr="00EA6C1B" w14:paraId="2DCD91A1" w14:textId="77777777" w:rsidTr="00F73B1E">
        <w:tc>
          <w:tcPr>
            <w:tcW w:w="416" w:type="dxa"/>
          </w:tcPr>
          <w:p w14:paraId="7E4C62E5" w14:textId="41F5DF63"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3</w:t>
            </w:r>
          </w:p>
        </w:tc>
        <w:tc>
          <w:tcPr>
            <w:tcW w:w="8944" w:type="dxa"/>
            <w:gridSpan w:val="2"/>
          </w:tcPr>
          <w:p w14:paraId="537AEC71" w14:textId="6FB32322"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for</w:t>
            </w:r>
            <w:r w:rsidRPr="00EA6C1B">
              <w:rPr>
                <w:rFonts w:asciiTheme="majorBidi" w:hAnsiTheme="majorBidi" w:cstheme="majorBidi"/>
                <w:b/>
                <w:sz w:val="20"/>
              </w:rPr>
              <w:t xml:space="preserve">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Cs/>
                <w:sz w:val="20"/>
                <w:vertAlign w:val="subscript"/>
              </w:rPr>
              <w:t>4</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6</w:t>
            </w:r>
          </w:p>
        </w:tc>
      </w:tr>
      <w:tr w:rsidR="00EA6C1B" w:rsidRPr="00EA6C1B" w14:paraId="339C3686" w14:textId="77777777" w:rsidTr="00F73B1E">
        <w:tc>
          <w:tcPr>
            <w:tcW w:w="416" w:type="dxa"/>
          </w:tcPr>
          <w:p w14:paraId="42589A84" w14:textId="425EC970"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4</w:t>
            </w:r>
          </w:p>
        </w:tc>
        <w:tc>
          <w:tcPr>
            <w:tcW w:w="8944" w:type="dxa"/>
            <w:gridSpan w:val="2"/>
          </w:tcPr>
          <w:p w14:paraId="5C2C894D" w14:textId="3C5C2177"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w:t>
            </w:r>
            <w:r w:rsidR="000F0EFE" w:rsidRPr="00EA6C1B">
              <w:rPr>
                <w:rFonts w:asciiTheme="majorBidi" w:hAnsiTheme="majorBidi" w:cstheme="majorBidi"/>
                <w:i/>
                <w:w w:val="105"/>
                <w:sz w:val="20"/>
              </w:rPr>
              <w:t>G</w:t>
            </w:r>
            <w:r w:rsidRPr="00EA6C1B">
              <w:rPr>
                <w:rFonts w:asciiTheme="majorBidi" w:hAnsiTheme="majorBidi" w:cstheme="majorBidi"/>
                <w:i/>
                <w:w w:val="105"/>
                <w:sz w:val="20"/>
              </w:rPr>
              <w:t>enerate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a</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random</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using</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Eq</w:t>
            </w:r>
            <w:r w:rsidR="001B22F2" w:rsidRPr="00EA6C1B">
              <w:rPr>
                <w:rFonts w:asciiTheme="majorBidi" w:hAnsiTheme="majorBidi" w:cstheme="majorBidi"/>
                <w:i/>
                <w:w w:val="105"/>
                <w:sz w:val="20"/>
              </w:rPr>
              <w:t>.</w:t>
            </w:r>
            <w:r w:rsidR="00EC39BC"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p>
        </w:tc>
      </w:tr>
      <w:tr w:rsidR="00EA6C1B" w:rsidRPr="00EA6C1B" w14:paraId="1719DCC6" w14:textId="77777777" w:rsidTr="00F73B1E">
        <w:tc>
          <w:tcPr>
            <w:tcW w:w="416" w:type="dxa"/>
          </w:tcPr>
          <w:p w14:paraId="0AE48D92" w14:textId="67A80463"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5</w:t>
            </w:r>
          </w:p>
        </w:tc>
        <w:tc>
          <w:tcPr>
            <w:tcW w:w="8944" w:type="dxa"/>
            <w:gridSpan w:val="2"/>
          </w:tcPr>
          <w:p w14:paraId="7D17DA2D" w14:textId="02DF8CC4"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P</w:t>
            </w:r>
            <w:r w:rsidRPr="00EA6C1B">
              <w:rPr>
                <w:rFonts w:asciiTheme="majorBidi" w:hAnsiTheme="majorBidi" w:cstheme="majorBidi"/>
                <w:iCs/>
                <w:w w:val="105"/>
                <w:sz w:val="20"/>
              </w:rPr>
              <w:t>[</w:t>
            </w:r>
            <w:r w:rsidRPr="00EA6C1B">
              <w:rPr>
                <w:rFonts w:asciiTheme="majorBidi" w:hAnsiTheme="majorBidi" w:cstheme="majorBidi"/>
                <w:i/>
                <w:w w:val="105"/>
                <w:sz w:val="20"/>
              </w:rPr>
              <w:t>i</w:t>
            </w:r>
            <w:r w:rsidRPr="00EA6C1B">
              <w:rPr>
                <w:rFonts w:asciiTheme="majorBidi" w:hAnsiTheme="majorBidi" w:cstheme="majorBidi"/>
                <w:iCs/>
                <w:w w:val="105"/>
                <w:sz w:val="20"/>
              </w:rPr>
              <w:t>]</w:t>
            </w:r>
            <w:r w:rsidRPr="00EA6C1B">
              <w:rPr>
                <w:rFonts w:asciiTheme="majorBidi" w:hAnsiTheme="majorBidi" w:cstheme="majorBidi"/>
                <w:i/>
                <w:w w:val="105"/>
                <w:sz w:val="20"/>
              </w:rPr>
              <w:t>.points</w:t>
            </w:r>
            <w:r w:rsidRPr="00EA6C1B">
              <w:rPr>
                <w:rFonts w:asciiTheme="majorBidi" w:hAnsiTheme="majorBidi" w:cstheme="majorBidi"/>
                <w:iCs/>
                <w:w w:val="105"/>
                <w:sz w:val="20"/>
              </w:rPr>
              <w:t>[</w:t>
            </w:r>
            <w:r w:rsidRPr="00EA6C1B">
              <w:rPr>
                <w:rFonts w:asciiTheme="majorBidi" w:hAnsiTheme="majorBidi" w:cstheme="majorBidi"/>
                <w:i/>
                <w:w w:val="105"/>
                <w:sz w:val="20"/>
              </w:rPr>
              <w:t>j</w:t>
            </w:r>
            <w:r w:rsidRPr="00EA6C1B">
              <w:rPr>
                <w:rFonts w:asciiTheme="majorBidi" w:hAnsiTheme="majorBidi" w:cstheme="majorBidi"/>
                <w:iCs/>
                <w:w w:val="105"/>
                <w:sz w:val="20"/>
              </w:rPr>
              <w:t>]</w:t>
            </w:r>
            <w:r w:rsidRPr="00EA6C1B">
              <w:rPr>
                <w:rFonts w:asciiTheme="majorBidi" w:hAnsiTheme="majorBidi" w:cstheme="majorBidi"/>
                <w:i/>
                <w:spacing w:val="20"/>
                <w:w w:val="105"/>
                <w:sz w:val="20"/>
              </w:rPr>
              <w:t xml:space="preserve"> </w:t>
            </w:r>
            <w:r w:rsidRPr="00EA6C1B">
              <w:rPr>
                <w:rFonts w:asciiTheme="majorBidi" w:hAnsiTheme="majorBidi" w:cstheme="majorBidi"/>
                <w:iCs/>
                <w:w w:val="105"/>
                <w:sz w:val="20"/>
              </w:rPr>
              <w:t>=</w:t>
            </w:r>
            <w:r w:rsidRPr="00EA6C1B">
              <w:rPr>
                <w:rFonts w:asciiTheme="majorBidi" w:hAnsiTheme="majorBidi" w:cstheme="majorBidi"/>
                <w:i/>
                <w:spacing w:val="20"/>
                <w:w w:val="105"/>
                <w:sz w:val="20"/>
              </w:rPr>
              <w:t xml:space="preserve"> </w:t>
            </w:r>
            <w:r w:rsidRPr="00EA6C1B">
              <w:rPr>
                <w:rFonts w:asciiTheme="majorBidi" w:hAnsiTheme="majorBidi" w:cstheme="majorBidi"/>
                <w:i/>
                <w:w w:val="105"/>
                <w:sz w:val="20"/>
              </w:rPr>
              <w:t>random</w:t>
            </w:r>
            <w:r w:rsidRPr="00EA6C1B">
              <w:rPr>
                <w:rFonts w:asciiTheme="majorBidi" w:hAnsiTheme="majorBidi" w:cstheme="majorBidi"/>
                <w:i/>
                <w:spacing w:val="20"/>
                <w:w w:val="105"/>
                <w:sz w:val="20"/>
              </w:rPr>
              <w:t xml:space="preserve"> </w:t>
            </w:r>
            <w:r w:rsidRPr="00EA6C1B">
              <w:rPr>
                <w:rFonts w:asciiTheme="majorBidi" w:hAnsiTheme="majorBidi" w:cstheme="majorBidi"/>
                <w:iCs/>
                <w:w w:val="105"/>
                <w:sz w:val="20"/>
              </w:rPr>
              <w:t>×(</w:t>
            </w:r>
            <w:r w:rsidR="000D7335" w:rsidRPr="00EA6C1B">
              <w:rPr>
                <w:rFonts w:asciiTheme="majorBidi" w:hAnsiTheme="majorBidi" w:cstheme="majorBidi"/>
                <w:i/>
                <w:w w:val="105"/>
                <w:sz w:val="20"/>
              </w:rPr>
              <w:t>U</w:t>
            </w:r>
            <w:r w:rsidRPr="00EA6C1B">
              <w:rPr>
                <w:rFonts w:asciiTheme="majorBidi" w:hAnsiTheme="majorBidi" w:cstheme="majorBidi"/>
                <w:i/>
                <w:w w:val="105"/>
                <w:sz w:val="20"/>
              </w:rPr>
              <w:t>pper</w:t>
            </w:r>
            <w:r w:rsidR="000F0EFE" w:rsidRPr="00EA6C1B">
              <w:rPr>
                <w:rFonts w:asciiTheme="majorBidi" w:hAnsiTheme="majorBidi" w:cstheme="majorBidi"/>
                <w:i/>
                <w:w w:val="105"/>
                <w:sz w:val="20"/>
              </w:rPr>
              <w:t xml:space="preserve"> –</w:t>
            </w:r>
            <w:r w:rsidRPr="00EA6C1B">
              <w:rPr>
                <w:rFonts w:asciiTheme="majorBidi" w:hAnsiTheme="majorBidi" w:cstheme="majorBidi"/>
                <w:i/>
                <w:spacing w:val="20"/>
                <w:w w:val="105"/>
                <w:sz w:val="20"/>
              </w:rPr>
              <w:t xml:space="preserve"> </w:t>
            </w:r>
            <w:r w:rsidR="000D7335" w:rsidRPr="00EA6C1B">
              <w:rPr>
                <w:rFonts w:asciiTheme="majorBidi" w:hAnsiTheme="majorBidi" w:cstheme="majorBidi"/>
                <w:i/>
                <w:spacing w:val="20"/>
                <w:w w:val="105"/>
                <w:sz w:val="20"/>
              </w:rPr>
              <w:t>L</w:t>
            </w:r>
            <w:r w:rsidRPr="00EA6C1B">
              <w:rPr>
                <w:rFonts w:asciiTheme="majorBidi" w:hAnsiTheme="majorBidi" w:cstheme="majorBidi"/>
                <w:i/>
                <w:w w:val="105"/>
                <w:sz w:val="20"/>
              </w:rPr>
              <w:t>ower</w:t>
            </w:r>
            <w:r w:rsidRPr="00EA6C1B">
              <w:rPr>
                <w:rFonts w:asciiTheme="majorBidi" w:hAnsiTheme="majorBidi" w:cstheme="majorBidi"/>
                <w:iCs/>
                <w:w w:val="105"/>
                <w:sz w:val="20"/>
              </w:rPr>
              <w:t>)</w:t>
            </w:r>
            <w:r w:rsidRPr="00EA6C1B">
              <w:rPr>
                <w:rFonts w:asciiTheme="majorBidi" w:hAnsiTheme="majorBidi" w:cstheme="majorBidi"/>
                <w:i/>
                <w:spacing w:val="20"/>
                <w:w w:val="105"/>
                <w:sz w:val="20"/>
              </w:rPr>
              <w:t xml:space="preserve"> </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r w:rsidR="000D7335" w:rsidRPr="00EA6C1B">
              <w:rPr>
                <w:rFonts w:asciiTheme="majorBidi" w:hAnsiTheme="majorBidi" w:cstheme="majorBidi"/>
                <w:i/>
                <w:w w:val="105"/>
                <w:sz w:val="20"/>
              </w:rPr>
              <w:t>L</w:t>
            </w:r>
            <w:r w:rsidRPr="00EA6C1B">
              <w:rPr>
                <w:rFonts w:asciiTheme="majorBidi" w:hAnsiTheme="majorBidi" w:cstheme="majorBidi"/>
                <w:i/>
                <w:w w:val="105"/>
                <w:sz w:val="20"/>
              </w:rPr>
              <w:t>ower</w:t>
            </w:r>
          </w:p>
        </w:tc>
      </w:tr>
      <w:tr w:rsidR="00EA6C1B" w:rsidRPr="00EA6C1B" w14:paraId="7567CAB6" w14:textId="77777777" w:rsidTr="00F73B1E">
        <w:tc>
          <w:tcPr>
            <w:tcW w:w="416" w:type="dxa"/>
          </w:tcPr>
          <w:p w14:paraId="5637451C" w14:textId="2E54943B"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36</w:t>
            </w:r>
          </w:p>
        </w:tc>
        <w:tc>
          <w:tcPr>
            <w:tcW w:w="8944" w:type="dxa"/>
            <w:gridSpan w:val="2"/>
          </w:tcPr>
          <w:p w14:paraId="21633152" w14:textId="6A0294C8"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p>
        </w:tc>
      </w:tr>
      <w:tr w:rsidR="00EA6C1B" w:rsidRPr="00EA6C1B" w14:paraId="310F3025" w14:textId="77777777" w:rsidTr="00F73B1E">
        <w:trPr>
          <w:trHeight w:val="70"/>
        </w:trPr>
        <w:tc>
          <w:tcPr>
            <w:tcW w:w="416" w:type="dxa"/>
          </w:tcPr>
          <w:p w14:paraId="29D8A39A" w14:textId="4A4EBA3E"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37</w:t>
            </w:r>
          </w:p>
        </w:tc>
        <w:tc>
          <w:tcPr>
            <w:tcW w:w="8944" w:type="dxa"/>
            <w:gridSpan w:val="2"/>
          </w:tcPr>
          <w:p w14:paraId="77090B9B" w14:textId="2BF4C07B"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w w:val="110"/>
                <w:sz w:val="20"/>
              </w:rPr>
              <w:t xml:space="preserve">         </w:t>
            </w:r>
            <w:r w:rsidRPr="00EA6C1B">
              <w:rPr>
                <w:rFonts w:asciiTheme="majorBidi" w:hAnsiTheme="majorBidi" w:cstheme="majorBidi"/>
                <w:b/>
                <w:i/>
                <w:iCs/>
                <w:w w:val="110"/>
                <w:sz w:val="20"/>
              </w:rPr>
              <w:t>if</w:t>
            </w:r>
            <w:r w:rsidRPr="00EA6C1B">
              <w:rPr>
                <w:rFonts w:asciiTheme="majorBidi" w:hAnsiTheme="majorBidi" w:cstheme="majorBidi"/>
                <w:b/>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fitness </w:t>
            </w:r>
            <w:r w:rsidRPr="00EA6C1B">
              <w:rPr>
                <w:rFonts w:asciiTheme="majorBidi" w:hAnsiTheme="majorBidi" w:cstheme="majorBidi"/>
                <w:iCs/>
                <w:w w:val="110"/>
                <w:sz w:val="20"/>
              </w:rPr>
              <w:t>&gt;</w:t>
            </w:r>
            <w:r w:rsidRPr="00EA6C1B">
              <w:rPr>
                <w:rFonts w:asciiTheme="majorBidi" w:hAnsiTheme="majorBidi" w:cstheme="majorBidi"/>
                <w:i/>
                <w:w w:val="110"/>
                <w:sz w:val="20"/>
              </w:rPr>
              <w:t xml:space="preserve"> </w:t>
            </w:r>
            <w:r w:rsidRPr="00EA6C1B">
              <w:rPr>
                <w:rFonts w:asciiTheme="majorBidi" w:hAnsiTheme="majorBidi" w:cstheme="majorBidi"/>
                <w:i/>
                <w:spacing w:val="-3"/>
                <w:w w:val="110"/>
                <w:sz w:val="20"/>
              </w:rPr>
              <w:t xml:space="preserve">best </w:t>
            </w:r>
            <w:r w:rsidRPr="00EA6C1B">
              <w:rPr>
                <w:rFonts w:asciiTheme="majorBidi" w:hAnsiTheme="majorBidi" w:cstheme="majorBidi"/>
                <w:i/>
                <w:w w:val="110"/>
                <w:sz w:val="20"/>
              </w:rPr>
              <w:t>subset</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b/>
                <w:i/>
                <w:iCs/>
                <w:w w:val="110"/>
                <w:sz w:val="20"/>
              </w:rPr>
              <w:t>then</w:t>
            </w:r>
            <w:r w:rsidRPr="00EA6C1B">
              <w:rPr>
                <w:rFonts w:asciiTheme="majorBidi" w:hAnsiTheme="majorBidi" w:cstheme="majorBidi"/>
                <w:b/>
                <w:w w:val="110"/>
                <w:sz w:val="20"/>
              </w:rPr>
              <w:t xml:space="preserve"> </w:t>
            </w:r>
            <w:r w:rsidRPr="00EA6C1B">
              <w:rPr>
                <w:rFonts w:asciiTheme="majorBidi" w:hAnsiTheme="majorBidi" w:cstheme="majorBidi"/>
                <w:i/>
                <w:iCs/>
                <w:w w:val="110"/>
                <w:sz w:val="20"/>
              </w:rPr>
              <w:t>current</w:t>
            </w:r>
            <w:r w:rsidRPr="00EA6C1B">
              <w:rPr>
                <w:rFonts w:asciiTheme="majorBidi" w:hAnsiTheme="majorBidi" w:cstheme="majorBidi"/>
                <w:w w:val="110"/>
                <w:sz w:val="20"/>
              </w:rPr>
              <w:t xml:space="preserve"> = </w:t>
            </w:r>
            <w:r w:rsidRPr="00EA6C1B">
              <w:rPr>
                <w:rFonts w:asciiTheme="majorBidi" w:hAnsiTheme="majorBidi" w:cstheme="majorBidi"/>
                <w:i/>
                <w:iCs/>
                <w:w w:val="110"/>
                <w:sz w:val="20"/>
              </w:rPr>
              <w:t>new</w:t>
            </w:r>
            <w:r w:rsidRPr="00EA6C1B">
              <w:rPr>
                <w:rFonts w:asciiTheme="majorBidi" w:hAnsiTheme="majorBidi" w:cstheme="majorBidi"/>
                <w:i/>
                <w:iCs/>
                <w:spacing w:val="-14"/>
                <w:w w:val="110"/>
                <w:sz w:val="20"/>
              </w:rPr>
              <w:t xml:space="preserve"> </w:t>
            </w:r>
            <w:r w:rsidRPr="00EA6C1B">
              <w:rPr>
                <w:rFonts w:asciiTheme="majorBidi" w:hAnsiTheme="majorBidi" w:cstheme="majorBidi"/>
                <w:i/>
                <w:iCs/>
                <w:w w:val="110"/>
                <w:sz w:val="20"/>
              </w:rPr>
              <w:t>solution</w:t>
            </w:r>
          </w:p>
        </w:tc>
      </w:tr>
      <w:tr w:rsidR="00EA6C1B" w:rsidRPr="00EA6C1B" w14:paraId="7BAA5D97" w14:textId="77777777" w:rsidTr="00F73B1E">
        <w:tc>
          <w:tcPr>
            <w:tcW w:w="416" w:type="dxa"/>
          </w:tcPr>
          <w:p w14:paraId="2EB6D894" w14:textId="4FB96EA9"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38</w:t>
            </w:r>
          </w:p>
        </w:tc>
        <w:tc>
          <w:tcPr>
            <w:tcW w:w="8944" w:type="dxa"/>
            <w:gridSpan w:val="2"/>
          </w:tcPr>
          <w:p w14:paraId="379F7723" w14:textId="77777777" w:rsidR="002424FE" w:rsidRPr="00EA6C1B" w:rsidRDefault="002424FE" w:rsidP="00EA22EF">
            <w:pPr>
              <w:shd w:val="clear" w:color="auto" w:fill="FFFFFF" w:themeFill="background1"/>
              <w:tabs>
                <w:tab w:val="left" w:pos="1052"/>
              </w:tabs>
              <w:spacing w:line="239" w:lineRule="exact"/>
              <w:ind w:left="138"/>
              <w:rPr>
                <w:rFonts w:asciiTheme="majorBidi" w:hAnsiTheme="majorBidi" w:cstheme="majorBidi"/>
                <w:b/>
                <w:i/>
                <w:iCs/>
                <w:sz w:val="20"/>
                <w:szCs w:val="20"/>
              </w:rPr>
            </w:pPr>
            <w:r w:rsidRPr="00EA6C1B">
              <w:rPr>
                <w:rFonts w:asciiTheme="majorBidi" w:hAnsiTheme="majorBidi" w:cstheme="majorBidi"/>
                <w:b/>
                <w:sz w:val="20"/>
                <w:szCs w:val="20"/>
              </w:rPr>
              <w:t xml:space="preserve">       </w:t>
            </w:r>
            <w:r w:rsidRPr="00EA6C1B">
              <w:rPr>
                <w:rFonts w:asciiTheme="majorBidi" w:hAnsiTheme="majorBidi" w:cstheme="majorBidi"/>
                <w:b/>
                <w:i/>
                <w:iCs/>
                <w:sz w:val="20"/>
                <w:szCs w:val="20"/>
              </w:rPr>
              <w:t>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if</w:t>
            </w:r>
          </w:p>
        </w:tc>
      </w:tr>
      <w:tr w:rsidR="00EA6C1B" w:rsidRPr="00EA6C1B" w14:paraId="11C3C88C" w14:textId="77777777" w:rsidTr="00F73B1E">
        <w:tc>
          <w:tcPr>
            <w:tcW w:w="416" w:type="dxa"/>
          </w:tcPr>
          <w:p w14:paraId="51D56EED" w14:textId="1EC2311A"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39</w:t>
            </w:r>
          </w:p>
        </w:tc>
        <w:tc>
          <w:tcPr>
            <w:tcW w:w="8944" w:type="dxa"/>
            <w:gridSpan w:val="2"/>
          </w:tcPr>
          <w:p w14:paraId="040D6AB8" w14:textId="30D3B6FE" w:rsidR="002424FE" w:rsidRPr="00EA6C1B" w:rsidRDefault="002424FE" w:rsidP="00EA22EF">
            <w:pPr>
              <w:shd w:val="clear" w:color="auto" w:fill="FFFFFF" w:themeFill="background1"/>
              <w:tabs>
                <w:tab w:val="left" w:pos="1052"/>
              </w:tabs>
              <w:spacing w:line="239" w:lineRule="exact"/>
              <w:ind w:left="138"/>
              <w:rPr>
                <w:rFonts w:asciiTheme="majorBidi" w:hAnsiTheme="majorBidi" w:cstheme="majorBidi"/>
                <w:b/>
                <w:i/>
                <w:iCs/>
                <w:sz w:val="20"/>
                <w:szCs w:val="20"/>
              </w:rPr>
            </w:pPr>
            <w:r w:rsidRPr="00EA6C1B">
              <w:rPr>
                <w:rFonts w:asciiTheme="majorBidi" w:hAnsiTheme="majorBidi" w:cstheme="majorBidi"/>
                <w:b/>
                <w:i/>
                <w:iCs/>
                <w:sz w:val="20"/>
                <w:szCs w:val="20"/>
              </w:rPr>
              <w:t>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for</w:t>
            </w:r>
          </w:p>
        </w:tc>
      </w:tr>
      <w:tr w:rsidR="00EA6C1B" w:rsidRPr="00EA6C1B" w14:paraId="20FB25D0" w14:textId="77777777" w:rsidTr="00F73B1E">
        <w:tc>
          <w:tcPr>
            <w:tcW w:w="416" w:type="dxa"/>
          </w:tcPr>
          <w:p w14:paraId="1EF16313" w14:textId="7D3E5FF1"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w:t>
            </w:r>
            <w:r w:rsidR="003E6543" w:rsidRPr="00EA6C1B">
              <w:rPr>
                <w:rFonts w:asciiTheme="majorBidi" w:hAnsiTheme="majorBidi" w:cstheme="majorBidi"/>
                <w:iCs/>
                <w:sz w:val="20"/>
              </w:rPr>
              <w:t>0</w:t>
            </w:r>
          </w:p>
        </w:tc>
        <w:tc>
          <w:tcPr>
            <w:tcW w:w="8944" w:type="dxa"/>
            <w:gridSpan w:val="2"/>
          </w:tcPr>
          <w:p w14:paraId="2D729CEE" w14:textId="542FF8AB" w:rsidR="002424FE" w:rsidRPr="00EA6C1B" w:rsidRDefault="002424FE" w:rsidP="00EA22EF">
            <w:pPr>
              <w:shd w:val="clear" w:color="auto" w:fill="FFFFFF" w:themeFill="background1"/>
              <w:tabs>
                <w:tab w:val="left" w:pos="1052"/>
              </w:tabs>
              <w:spacing w:line="239" w:lineRule="exact"/>
              <w:rPr>
                <w:rFonts w:asciiTheme="majorBidi" w:hAnsiTheme="majorBidi" w:cstheme="majorBidi"/>
                <w:b/>
                <w:sz w:val="20"/>
                <w:szCs w:val="20"/>
              </w:rPr>
            </w:pPr>
            <w:r w:rsidRPr="00EA6C1B">
              <w:rPr>
                <w:rFonts w:asciiTheme="majorBidi" w:hAnsiTheme="majorBidi" w:cstheme="majorBidi"/>
                <w:i/>
                <w:w w:val="110"/>
                <w:sz w:val="20"/>
                <w:szCs w:val="20"/>
              </w:rPr>
              <w:t xml:space="preserve">l </w:t>
            </w:r>
            <w:r w:rsidRPr="00EA6C1B">
              <w:rPr>
                <w:rFonts w:asciiTheme="majorBidi" w:hAnsiTheme="majorBidi" w:cstheme="majorBidi"/>
                <w:w w:val="110"/>
                <w:sz w:val="20"/>
                <w:szCs w:val="20"/>
              </w:rPr>
              <w:t xml:space="preserve">= </w:t>
            </w:r>
            <w:r w:rsidRPr="00EA6C1B">
              <w:rPr>
                <w:rFonts w:asciiTheme="majorBidi" w:hAnsiTheme="majorBidi" w:cstheme="majorBidi"/>
                <w:i/>
                <w:w w:val="110"/>
                <w:sz w:val="20"/>
                <w:szCs w:val="20"/>
              </w:rPr>
              <w:t>l</w:t>
            </w:r>
            <w:r w:rsidRPr="00EA6C1B">
              <w:rPr>
                <w:rFonts w:asciiTheme="majorBidi" w:hAnsiTheme="majorBidi" w:cstheme="majorBidi"/>
                <w:i/>
                <w:spacing w:val="-25"/>
                <w:w w:val="110"/>
                <w:sz w:val="20"/>
                <w:szCs w:val="20"/>
              </w:rPr>
              <w:t xml:space="preserve"> </w:t>
            </w:r>
            <w:r w:rsidRPr="00EA6C1B">
              <w:rPr>
                <w:rFonts w:asciiTheme="majorBidi" w:hAnsiTheme="majorBidi" w:cstheme="majorBidi"/>
                <w:w w:val="110"/>
                <w:sz w:val="20"/>
                <w:szCs w:val="20"/>
              </w:rPr>
              <w:t>+</w:t>
            </w:r>
            <w:r w:rsidRPr="00EA6C1B">
              <w:rPr>
                <w:rFonts w:asciiTheme="majorBidi" w:hAnsiTheme="majorBidi" w:cstheme="majorBidi"/>
                <w:spacing w:val="-11"/>
                <w:w w:val="110"/>
                <w:sz w:val="20"/>
                <w:szCs w:val="20"/>
              </w:rPr>
              <w:t xml:space="preserve"> </w:t>
            </w:r>
            <w:r w:rsidRPr="00EA6C1B">
              <w:rPr>
                <w:rFonts w:asciiTheme="majorBidi" w:hAnsiTheme="majorBidi" w:cstheme="majorBidi"/>
                <w:w w:val="110"/>
                <w:sz w:val="20"/>
                <w:szCs w:val="20"/>
              </w:rPr>
              <w:t>1</w:t>
            </w:r>
            <w:r w:rsidR="003E6543" w:rsidRPr="00EA6C1B">
              <w:rPr>
                <w:rFonts w:asciiTheme="majorBidi" w:hAnsiTheme="majorBidi" w:cstheme="majorBidi"/>
                <w:w w:val="110"/>
                <w:sz w:val="20"/>
                <w:szCs w:val="20"/>
              </w:rPr>
              <w:t>;</w:t>
            </w:r>
          </w:p>
        </w:tc>
      </w:tr>
      <w:tr w:rsidR="00EA6C1B" w:rsidRPr="00EA6C1B" w14:paraId="568C78B7" w14:textId="77777777" w:rsidTr="00F73B1E">
        <w:tc>
          <w:tcPr>
            <w:tcW w:w="416" w:type="dxa"/>
            <w:tcBorders>
              <w:bottom w:val="single" w:sz="4" w:space="0" w:color="auto"/>
            </w:tcBorders>
          </w:tcPr>
          <w:p w14:paraId="3EF7CDBC"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w:t>
            </w:r>
            <w:r w:rsidR="003E6543" w:rsidRPr="00EA6C1B">
              <w:rPr>
                <w:rFonts w:asciiTheme="majorBidi" w:hAnsiTheme="majorBidi" w:cstheme="majorBidi"/>
                <w:iCs/>
                <w:sz w:val="20"/>
              </w:rPr>
              <w:t>1</w:t>
            </w:r>
          </w:p>
          <w:p w14:paraId="5DE65DC0" w14:textId="674D21CC" w:rsidR="000D7335" w:rsidRPr="00EA6C1B" w:rsidRDefault="000D7335"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42</w:t>
            </w:r>
          </w:p>
        </w:tc>
        <w:tc>
          <w:tcPr>
            <w:tcW w:w="8944" w:type="dxa"/>
            <w:gridSpan w:val="2"/>
            <w:tcBorders>
              <w:bottom w:val="single" w:sz="4" w:space="0" w:color="auto"/>
            </w:tcBorders>
          </w:tcPr>
          <w:p w14:paraId="2ED89B53" w14:textId="77777777" w:rsidR="002424FE" w:rsidRPr="00EA6C1B" w:rsidRDefault="002424FE" w:rsidP="00EA22EF">
            <w:pPr>
              <w:shd w:val="clear" w:color="auto" w:fill="FFFFFF" w:themeFill="background1"/>
              <w:spacing w:line="243" w:lineRule="exact"/>
              <w:rPr>
                <w:rFonts w:asciiTheme="majorBidi" w:hAnsiTheme="majorBidi" w:cstheme="majorBidi"/>
                <w:b/>
                <w:i/>
                <w:iCs/>
                <w:sz w:val="20"/>
                <w:szCs w:val="20"/>
              </w:rPr>
            </w:pPr>
            <w:r w:rsidRPr="00EA6C1B">
              <w:rPr>
                <w:rFonts w:asciiTheme="majorBidi" w:hAnsiTheme="majorBidi" w:cstheme="majorBidi"/>
                <w:b/>
                <w:i/>
                <w:iCs/>
                <w:sz w:val="20"/>
                <w:szCs w:val="20"/>
              </w:rPr>
              <w:t>end while</w:t>
            </w:r>
          </w:p>
          <w:p w14:paraId="69A769A3" w14:textId="5A97E890" w:rsidR="000D7335" w:rsidRPr="00EA6C1B" w:rsidRDefault="000D7335" w:rsidP="00EA22EF">
            <w:pPr>
              <w:shd w:val="clear" w:color="auto" w:fill="FFFFFF" w:themeFill="background1"/>
              <w:spacing w:line="243" w:lineRule="exact"/>
              <w:rPr>
                <w:rFonts w:asciiTheme="majorBidi" w:hAnsiTheme="majorBidi" w:cstheme="majorBidi"/>
                <w:bCs/>
                <w:i/>
                <w:iCs/>
                <w:sz w:val="20"/>
                <w:szCs w:val="20"/>
              </w:rPr>
            </w:pPr>
            <w:r w:rsidRPr="00EA6C1B">
              <w:rPr>
                <w:rFonts w:asciiTheme="majorBidi" w:hAnsiTheme="majorBidi" w:cstheme="majorBidi"/>
                <w:bCs/>
                <w:i/>
                <w:iCs/>
                <w:sz w:val="20"/>
                <w:szCs w:val="20"/>
              </w:rPr>
              <w:t xml:space="preserve">Output the best result </w:t>
            </w:r>
            <w:r w:rsidRPr="00EA6C1B">
              <w:rPr>
                <w:rFonts w:asciiTheme="majorBidi" w:hAnsiTheme="majorBidi" w:cstheme="majorBidi"/>
                <w:bCs/>
                <w:sz w:val="20"/>
                <w:szCs w:val="20"/>
              </w:rPr>
              <w:t>(</w:t>
            </w:r>
            <w:r w:rsidRPr="00EA6C1B">
              <w:rPr>
                <w:rFonts w:asciiTheme="majorBidi" w:hAnsiTheme="majorBidi" w:cstheme="majorBidi"/>
                <w:bCs/>
                <w:i/>
                <w:iCs/>
                <w:sz w:val="20"/>
                <w:szCs w:val="20"/>
              </w:rPr>
              <w:t>best 4 features</w:t>
            </w:r>
            <w:r w:rsidRPr="00EA6C1B">
              <w:rPr>
                <w:rFonts w:asciiTheme="majorBidi" w:hAnsiTheme="majorBidi" w:cstheme="majorBidi"/>
                <w:bCs/>
                <w:sz w:val="20"/>
                <w:szCs w:val="20"/>
              </w:rPr>
              <w:t>)</w:t>
            </w:r>
          </w:p>
        </w:tc>
      </w:tr>
    </w:tbl>
    <w:p w14:paraId="1F417466" w14:textId="2A262543" w:rsidR="00F73B1E" w:rsidRPr="00EA6C1B" w:rsidRDefault="00F73B1E" w:rsidP="00E65819">
      <w:pPr>
        <w:pStyle w:val="NoSpacing"/>
        <w:shd w:val="clear" w:color="auto" w:fill="FFFFFF" w:themeFill="background1"/>
        <w:spacing w:before="240" w:after="120" w:line="360" w:lineRule="auto"/>
        <w:ind w:firstLine="720"/>
        <w:jc w:val="both"/>
        <w:rPr>
          <w:rStyle w:val="Emphasis"/>
          <w:rFonts w:asciiTheme="majorBidi" w:hAnsiTheme="majorBidi" w:cstheme="majorBidi"/>
          <w:i w:val="0"/>
          <w:iCs w:val="0"/>
          <w:rtl/>
        </w:rPr>
      </w:pPr>
      <w:r w:rsidRPr="00EA6C1B">
        <w:rPr>
          <w:rFonts w:asciiTheme="majorBidi" w:hAnsiTheme="majorBidi" w:cstheme="majorBidi"/>
        </w:rPr>
        <w:t>The interaction operator, between chromatophores</w:t>
      </w:r>
      <w:r w:rsidR="00380098" w:rsidRPr="00EA6C1B">
        <w:rPr>
          <w:rFonts w:asciiTheme="majorBidi" w:hAnsiTheme="majorBidi" w:cstheme="majorBidi"/>
        </w:rPr>
        <w:t xml:space="preserve"> (i.e. </w:t>
      </w:r>
      <w:r w:rsidR="00380098" w:rsidRPr="00EA6C1B">
        <w:rPr>
          <w:rStyle w:val="Emphasis"/>
          <w:rFonts w:asciiTheme="majorBidi" w:hAnsiTheme="majorBidi" w:cstheme="majorBidi"/>
          <w:i w:val="0"/>
          <w:iCs w:val="0"/>
        </w:rPr>
        <w:t>stretch and shrink processes</w:t>
      </w:r>
      <w:r w:rsidR="00380098" w:rsidRPr="00EA6C1B">
        <w:rPr>
          <w:rFonts w:asciiTheme="majorBidi" w:hAnsiTheme="majorBidi" w:cstheme="majorBidi"/>
        </w:rPr>
        <w:t xml:space="preserve">) </w:t>
      </w:r>
      <w:r w:rsidRPr="00EA6C1B">
        <w:rPr>
          <w:rFonts w:asciiTheme="majorBidi" w:hAnsiTheme="majorBidi" w:cstheme="majorBidi"/>
        </w:rPr>
        <w:t>and iridophores cells in cases 1 and 2 (</w:t>
      </w:r>
      <m:oMath>
        <m:sSub>
          <m:sSubPr>
            <m:ctrlPr>
              <w:rPr>
                <w:rStyle w:val="Emphasis"/>
                <w:rFonts w:ascii="Cambria Math" w:hAnsi="Cambria Math" w:cstheme="majorBidi"/>
                <w:i w:val="0"/>
                <w:iCs w:val="0"/>
              </w:rPr>
            </m:ctrlPr>
          </m:sSubPr>
          <m:e>
            <m:r>
              <m:rPr>
                <m:sty m:val="p"/>
              </m:rPr>
              <w:rPr>
                <w:rStyle w:val="Emphasis"/>
                <w:rFonts w:ascii="Cambria Math" w:hAnsi="Cambria Math" w:cstheme="majorBidi"/>
              </w:rPr>
              <m:t>G</m:t>
            </m:r>
          </m:e>
          <m:sub>
            <m:r>
              <m:rPr>
                <m:sty m:val="p"/>
              </m:rPr>
              <w:rPr>
                <w:rStyle w:val="Emphasis"/>
                <w:rFonts w:ascii="Cambria Math" w:hAnsi="Cambria Math" w:cstheme="majorBidi"/>
              </w:rPr>
              <m:t>1</m:t>
            </m:r>
          </m:sub>
        </m:sSub>
      </m:oMath>
      <w:r w:rsidRPr="00EA6C1B">
        <w:rPr>
          <w:rStyle w:val="Emphasis"/>
          <w:rFonts w:asciiTheme="majorBidi" w:hAnsiTheme="majorBidi" w:cstheme="majorBidi"/>
          <w:i w:val="0"/>
          <w:iCs w:val="0"/>
        </w:rPr>
        <w:t>: Lines 9–16</w:t>
      </w:r>
      <w:r w:rsidRPr="00EA6C1B">
        <w:rPr>
          <w:rFonts w:asciiTheme="majorBidi" w:hAnsiTheme="majorBidi" w:cstheme="majorBidi"/>
        </w:rPr>
        <w:t>)</w:t>
      </w:r>
      <w:r w:rsidR="00380098" w:rsidRPr="00EA6C1B">
        <w:rPr>
          <w:rFonts w:asciiTheme="majorBidi" w:hAnsiTheme="majorBidi" w:cstheme="majorBidi"/>
          <w:lang w:val="en-GB"/>
        </w:rPr>
        <w:t xml:space="preserve"> use </w:t>
      </w:r>
      <w:r w:rsidRPr="00EA6C1B">
        <w:rPr>
          <w:rFonts w:asciiTheme="majorBidi" w:hAnsiTheme="majorBidi" w:cstheme="majorBidi"/>
        </w:rPr>
        <w:t>reflection and the visibility of the pattern</w:t>
      </w:r>
      <w:r w:rsidR="00380098" w:rsidRPr="00EA6C1B">
        <w:rPr>
          <w:rFonts w:asciiTheme="majorBidi" w:hAnsiTheme="majorBidi" w:cstheme="majorBidi"/>
        </w:rPr>
        <w:t xml:space="preserve"> to produce a new solution through Eq. 2</w:t>
      </w:r>
      <w:r w:rsidR="00EF32C6" w:rsidRPr="00EA6C1B">
        <w:rPr>
          <w:rFonts w:asciiTheme="majorBidi" w:hAnsiTheme="majorBidi" w:cstheme="majorBidi"/>
        </w:rPr>
        <w:t>, where</w:t>
      </w:r>
      <w:r w:rsidR="00EF32C6" w:rsidRPr="00EA6C1B">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oMath>
      <w:r w:rsidR="00EF32C6" w:rsidRPr="00EA6C1B">
        <w:rPr>
          <w:rFonts w:asciiTheme="majorBidi" w:hAnsiTheme="majorBidi" w:cstheme="majorBidi"/>
        </w:rPr>
        <w:t xml:space="preserve"> is a group of cells with </w:t>
      </w:r>
      <m:oMath>
        <m:r>
          <w:rPr>
            <w:rFonts w:ascii="Cambria Math" w:hAnsi="Cambria Math" w:cstheme="majorBidi"/>
          </w:rPr>
          <m:t>i</m:t>
        </m:r>
      </m:oMath>
      <w:r w:rsidR="00EF32C6" w:rsidRPr="00EA6C1B">
        <w:rPr>
          <w:rFonts w:asciiTheme="majorBidi" w:eastAsiaTheme="minorEastAsia" w:hAnsiTheme="majorBidi" w:cstheme="majorBidi"/>
        </w:rPr>
        <w:t xml:space="preserve"> and </w:t>
      </w:r>
      <m:oMath>
        <m:r>
          <w:rPr>
            <w:rFonts w:ascii="Cambria Math" w:hAnsi="Cambria Math" w:cstheme="majorBidi"/>
          </w:rPr>
          <m:t>Points</m:t>
        </m:r>
        <m:d>
          <m:dPr>
            <m:begChr m:val="["/>
            <m:endChr m:val="]"/>
            <m:ctrlPr>
              <w:rPr>
                <w:rFonts w:ascii="Cambria Math" w:hAnsi="Cambria Math" w:cstheme="majorBidi"/>
              </w:rPr>
            </m:ctrlPr>
          </m:dPr>
          <m:e>
            <m:r>
              <m:rPr>
                <m:sty m:val="p"/>
              </m:rPr>
              <w:rPr>
                <w:rFonts w:ascii="Cambria Math" w:hAnsi="Cambria Math" w:cstheme="majorBidi"/>
              </w:rPr>
              <m:t xml:space="preserve"> </m:t>
            </m:r>
            <m:r>
              <w:rPr>
                <w:rFonts w:ascii="Cambria Math" w:hAnsi="Cambria Math" w:cstheme="majorBidi"/>
              </w:rPr>
              <m:t>j</m:t>
            </m:r>
            <m:r>
              <m:rPr>
                <m:sty m:val="p"/>
              </m:rPr>
              <w:rPr>
                <w:rFonts w:ascii="Cambria Math" w:hAnsi="Cambria Math" w:cstheme="majorBidi"/>
              </w:rPr>
              <m:t xml:space="preserve"> </m:t>
            </m:r>
          </m:e>
        </m:d>
        <m:r>
          <w:rPr>
            <w:rFonts w:ascii="Cambria Math" w:hAnsi="Cambria Math" w:cstheme="majorBidi"/>
          </w:rPr>
          <m:t xml:space="preserve"> </m:t>
        </m:r>
      </m:oMath>
      <w:r w:rsidR="00EF32C6" w:rsidRPr="00EA6C1B">
        <w:rPr>
          <w:rFonts w:asciiTheme="majorBidi" w:eastAsiaTheme="minorEastAsia" w:hAnsiTheme="majorBidi" w:cstheme="majorBidi"/>
        </w:rPr>
        <w:t xml:space="preserve">represent the </w:t>
      </w:r>
      <m:oMath>
        <m:sSup>
          <m:sSupPr>
            <m:ctrlPr>
              <w:rPr>
                <w:rFonts w:ascii="Cambria Math" w:hAnsi="Cambria Math" w:cstheme="majorBidi"/>
                <w:i/>
              </w:rPr>
            </m:ctrlPr>
          </m:sSupPr>
          <m:e>
            <m:r>
              <w:rPr>
                <w:rFonts w:ascii="Cambria Math" w:hAnsi="Cambria Math" w:cstheme="majorBidi"/>
              </w:rPr>
              <m:t>i</m:t>
            </m:r>
          </m:e>
          <m:sup>
            <m:r>
              <w:rPr>
                <w:rFonts w:ascii="Cambria Math" w:hAnsi="Cambria Math" w:cstheme="majorBidi"/>
              </w:rPr>
              <m:t>th</m:t>
            </m:r>
          </m:sup>
        </m:sSup>
      </m:oMath>
      <w:r w:rsidR="00EF32C6" w:rsidRPr="00EA6C1B">
        <w:rPr>
          <w:rFonts w:asciiTheme="majorBidi" w:hAnsiTheme="majorBidi" w:cstheme="majorBidi"/>
        </w:rPr>
        <w:t xml:space="preserve"> cell and </w:t>
      </w:r>
      <m:oMath>
        <m:sSup>
          <m:sSupPr>
            <m:ctrlPr>
              <w:rPr>
                <w:rFonts w:ascii="Cambria Math" w:hAnsi="Cambria Math" w:cstheme="majorBidi"/>
                <w:i/>
              </w:rPr>
            </m:ctrlPr>
          </m:sSupPr>
          <m:e>
            <m:r>
              <w:rPr>
                <w:rFonts w:ascii="Cambria Math" w:hAnsi="Cambria Math" w:cstheme="majorBidi"/>
              </w:rPr>
              <m:t>j</m:t>
            </m:r>
          </m:e>
          <m:sup>
            <m:r>
              <w:rPr>
                <w:rFonts w:ascii="Cambria Math" w:hAnsi="Cambria Math" w:cstheme="majorBidi"/>
              </w:rPr>
              <m:t>th</m:t>
            </m:r>
          </m:sup>
        </m:sSup>
      </m:oMath>
      <w:r w:rsidR="00EF32C6" w:rsidRPr="00EA6C1B">
        <w:rPr>
          <w:rFonts w:asciiTheme="majorBidi" w:hAnsiTheme="majorBidi" w:cstheme="majorBidi"/>
        </w:rPr>
        <w:t xml:space="preserve"> point of the </w:t>
      </w:r>
      <m:oMath>
        <m:sSup>
          <m:sSupPr>
            <m:ctrlPr>
              <w:rPr>
                <w:rFonts w:ascii="Cambria Math" w:hAnsi="Cambria Math" w:cstheme="majorBidi"/>
                <w:i/>
              </w:rPr>
            </m:ctrlPr>
          </m:sSupPr>
          <m:e>
            <m:r>
              <w:rPr>
                <w:rFonts w:ascii="Cambria Math" w:hAnsi="Cambria Math" w:cstheme="majorBidi"/>
              </w:rPr>
              <m:t>i</m:t>
            </m:r>
          </m:e>
          <m:sup>
            <m:r>
              <w:rPr>
                <w:rFonts w:ascii="Cambria Math" w:hAnsi="Cambria Math" w:cstheme="majorBidi"/>
              </w:rPr>
              <m:t>th</m:t>
            </m:r>
          </m:sup>
        </m:sSup>
      </m:oMath>
      <w:r w:rsidR="00EF32C6" w:rsidRPr="00EA6C1B">
        <w:rPr>
          <w:rFonts w:asciiTheme="majorBidi" w:hAnsiTheme="majorBidi" w:cstheme="majorBidi"/>
        </w:rPr>
        <w:t xml:space="preserve"> cell in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oMath>
      <w:r w:rsidR="00EF32C6" w:rsidRPr="00EA6C1B">
        <w:rPr>
          <w:rFonts w:asciiTheme="majorBidi" w:eastAsiaTheme="minorEastAsia" w:hAnsiTheme="majorBidi" w:cstheme="majorBidi"/>
        </w:rPr>
        <w:t>, respectively</w:t>
      </w:r>
      <w:r w:rsidR="00EF32C6" w:rsidRPr="00EA6C1B">
        <w:rPr>
          <w:rFonts w:asciiTheme="majorBidi" w:hAnsiTheme="majorBidi" w:cstheme="majorBidi"/>
        </w:rPr>
        <w:t xml:space="preserve">. Then, </w:t>
      </w:r>
      <w:r w:rsidR="00380098" w:rsidRPr="00EA6C1B">
        <w:rPr>
          <w:rStyle w:val="Emphasis"/>
          <w:rFonts w:asciiTheme="majorBidi" w:hAnsiTheme="majorBidi" w:cstheme="majorBidi"/>
          <w:i w:val="0"/>
          <w:iCs w:val="0"/>
        </w:rPr>
        <w:t xml:space="preserve">Eq. 3 formulates the </w:t>
      </w:r>
      <w:r w:rsidRPr="00EA6C1B">
        <w:rPr>
          <w:rStyle w:val="Emphasis"/>
          <w:rFonts w:asciiTheme="majorBidi" w:hAnsiTheme="majorBidi" w:cstheme="majorBidi"/>
          <w:i w:val="0"/>
          <w:iCs w:val="0"/>
        </w:rPr>
        <w:t xml:space="preserve">visibility of </w:t>
      </w:r>
      <w:r w:rsidR="001F70AA" w:rsidRPr="001F70AA">
        <w:rPr>
          <w:rStyle w:val="Emphasis"/>
          <w:rFonts w:asciiTheme="majorBidi" w:hAnsiTheme="majorBidi" w:cstheme="majorBidi"/>
          <w:i w:val="0"/>
          <w:iCs w:val="0"/>
          <w:highlight w:val="yellow"/>
        </w:rPr>
        <w:t>the</w:t>
      </w:r>
      <w:r w:rsidR="001F70AA">
        <w:rPr>
          <w:rStyle w:val="Emphasis"/>
          <w:rFonts w:asciiTheme="majorBidi" w:hAnsiTheme="majorBidi" w:cstheme="majorBidi"/>
          <w:i w:val="0"/>
          <w:iCs w:val="0"/>
        </w:rPr>
        <w:t xml:space="preserve"> </w:t>
      </w:r>
      <w:r w:rsidRPr="00EA6C1B">
        <w:rPr>
          <w:rStyle w:val="Emphasis"/>
          <w:rFonts w:asciiTheme="majorBidi" w:hAnsiTheme="majorBidi" w:cstheme="majorBidi"/>
          <w:i w:val="0"/>
          <w:iCs w:val="0"/>
        </w:rPr>
        <w:t>matching background</w:t>
      </w:r>
      <w:r w:rsidR="00380098" w:rsidRPr="00EA6C1B">
        <w:rPr>
          <w:rStyle w:val="Emphasis"/>
          <w:rFonts w:asciiTheme="majorBidi" w:hAnsiTheme="majorBidi" w:cstheme="majorBidi"/>
          <w:i w:val="0"/>
          <w:iCs w:val="0"/>
        </w:rPr>
        <w:t xml:space="preserve">, </w:t>
      </w:r>
      <w:r w:rsidRPr="00EA6C1B">
        <w:rPr>
          <w:rFonts w:asciiTheme="majorBidi" w:hAnsiTheme="majorBidi" w:cstheme="majorBidi"/>
        </w:rPr>
        <w:t xml:space="preserve">where </w:t>
      </w:r>
      <w:r w:rsidRPr="00EA6C1B">
        <w:rPr>
          <w:rFonts w:asciiTheme="majorBidi" w:hAnsiTheme="majorBidi" w:cstheme="majorBidi"/>
          <w:i/>
          <w:iCs/>
        </w:rPr>
        <w:t>Best.Points</w:t>
      </w:r>
      <w:r w:rsidRPr="00EA6C1B">
        <w:rPr>
          <w:rFonts w:asciiTheme="majorBidi" w:hAnsiTheme="majorBidi" w:cstheme="majorBidi"/>
        </w:rPr>
        <w:t xml:space="preserve"> represent the best solution points; </w:t>
      </w:r>
      <m:oMath>
        <m:r>
          <w:rPr>
            <w:rFonts w:ascii="Cambria Math" w:hAnsi="Cambria Math" w:cstheme="majorBidi"/>
          </w:rPr>
          <m:t xml:space="preserve">R </m:t>
        </m:r>
        <m:r>
          <m:rPr>
            <m:sty m:val="p"/>
          </m:rPr>
          <w:rPr>
            <w:rFonts w:ascii="Cambria Math" w:hAnsi="Cambria Math" w:cstheme="majorBidi"/>
          </w:rPr>
          <m:t>i</m:t>
        </m:r>
      </m:oMath>
      <w:r w:rsidRPr="00EA6C1B">
        <w:rPr>
          <w:rFonts w:asciiTheme="majorBidi" w:hAnsiTheme="majorBidi" w:cstheme="majorBidi"/>
        </w:rPr>
        <w:t xml:space="preserve">s a parameter that is used to find the stretch or </w:t>
      </w:r>
      <w:r w:rsidRPr="00EA6C1B">
        <w:rPr>
          <w:rFonts w:asciiTheme="majorBidi" w:hAnsiTheme="majorBidi" w:cstheme="majorBidi"/>
        </w:rPr>
        <w:lastRenderedPageBreak/>
        <w:t>shrink interval of the saccule</w:t>
      </w:r>
      <w:r w:rsidR="004B3112" w:rsidRPr="00EA6C1B">
        <w:rPr>
          <w:rFonts w:asciiTheme="majorBidi" w:hAnsiTheme="majorBidi" w:cstheme="majorBidi"/>
        </w:rPr>
        <w:t xml:space="preserve"> and</w:t>
      </w:r>
      <w:r w:rsidRPr="00EA6C1B">
        <w:rPr>
          <w:rFonts w:asciiTheme="majorBidi" w:hAnsiTheme="majorBidi" w:cstheme="majorBidi"/>
        </w:rPr>
        <w:t xml:space="preserve"> </w:t>
      </w:r>
      <m:oMath>
        <m:r>
          <w:rPr>
            <w:rFonts w:ascii="Cambria Math" w:hAnsi="Cambria Math" w:cstheme="majorBidi"/>
          </w:rPr>
          <m:t>V</m:t>
        </m:r>
      </m:oMath>
      <w:r w:rsidRPr="00EA6C1B">
        <w:rPr>
          <w:rFonts w:asciiTheme="majorBidi" w:hAnsiTheme="majorBidi" w:cstheme="majorBidi"/>
        </w:rPr>
        <w:t xml:space="preserve"> </w:t>
      </w:r>
      <w:r w:rsidR="00903A13" w:rsidRPr="00EA6C1B">
        <w:rPr>
          <w:rFonts w:asciiTheme="majorBidi" w:hAnsiTheme="majorBidi" w:cstheme="majorBidi"/>
        </w:rPr>
        <w:t>is</w:t>
      </w:r>
      <w:r w:rsidRPr="00EA6C1B">
        <w:rPr>
          <w:rFonts w:asciiTheme="majorBidi" w:hAnsiTheme="majorBidi" w:cstheme="majorBidi"/>
        </w:rPr>
        <w:t xml:space="preserve">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903A13" w:rsidRPr="00EA6C1B">
        <w:rPr>
          <w:rFonts w:asciiTheme="majorBidi" w:hAnsiTheme="majorBidi" w:cstheme="majorBidi"/>
        </w:rPr>
        <w:t xml:space="preserve">pattern’s </w:t>
      </w:r>
      <w:r w:rsidRPr="00EA6C1B">
        <w:rPr>
          <w:rFonts w:asciiTheme="majorBidi" w:hAnsiTheme="majorBidi" w:cstheme="majorBidi"/>
        </w:rPr>
        <w:t>visibility degree. Eqs. 4 and 5</w:t>
      </w:r>
      <w:r w:rsidR="00903A13" w:rsidRPr="00EA6C1B">
        <w:rPr>
          <w:rFonts w:asciiTheme="majorBidi" w:hAnsiTheme="majorBidi" w:cstheme="majorBidi"/>
        </w:rPr>
        <w:t xml:space="preserve"> are used to find the values of both, </w:t>
      </w:r>
      <m:oMath>
        <m:r>
          <w:rPr>
            <w:rFonts w:ascii="Cambria Math" w:hAnsi="Cambria Math" w:cstheme="majorBidi"/>
          </w:rPr>
          <m:t>R</m:t>
        </m:r>
      </m:oMath>
      <w:r w:rsidR="00903A13" w:rsidRPr="00EA6C1B">
        <w:rPr>
          <w:rFonts w:asciiTheme="majorBidi" w:hAnsiTheme="majorBidi" w:cstheme="majorBidi"/>
        </w:rPr>
        <w:t xml:space="preserve"> and </w:t>
      </w:r>
      <m:oMath>
        <m:r>
          <w:rPr>
            <w:rFonts w:ascii="Cambria Math" w:hAnsi="Cambria Math" w:cstheme="majorBidi"/>
          </w:rPr>
          <m:t>V</m:t>
        </m:r>
      </m:oMath>
      <w:r w:rsidR="00903A13" w:rsidRPr="00EA6C1B">
        <w:rPr>
          <w:rFonts w:asciiTheme="majorBidi" w:eastAsiaTheme="minorEastAsia" w:hAnsiTheme="majorBidi" w:cstheme="majorBidi"/>
        </w:rPr>
        <w:t>, respectively</w:t>
      </w:r>
      <w:r w:rsidR="004B3112" w:rsidRPr="00EA6C1B">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oMath>
      <w:r w:rsidRPr="00EA6C1B">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oMath>
      <w:r w:rsidRPr="00EA6C1B">
        <w:rPr>
          <w:rFonts w:asciiTheme="majorBidi" w:hAnsiTheme="majorBidi" w:cstheme="majorBidi"/>
        </w:rPr>
        <w:t xml:space="preserve"> are two constant</w:t>
      </w:r>
      <w:r w:rsidR="004B3112" w:rsidRPr="00EA6C1B">
        <w:rPr>
          <w:rFonts w:asciiTheme="majorBidi" w:hAnsiTheme="majorBidi" w:cstheme="majorBidi"/>
        </w:rPr>
        <w:t>s).</w:t>
      </w:r>
    </w:p>
    <w:tbl>
      <w:tblPr>
        <w:tblStyle w:val="TableGrid"/>
        <w:tblW w:w="954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5"/>
        <w:gridCol w:w="4843"/>
        <w:gridCol w:w="3082"/>
      </w:tblGrid>
      <w:tr w:rsidR="00F73B1E" w:rsidRPr="00EA6C1B" w14:paraId="409FA807" w14:textId="77777777" w:rsidTr="00EA22EF">
        <w:tc>
          <w:tcPr>
            <w:tcW w:w="1615" w:type="dxa"/>
            <w:tcBorders>
              <w:right w:val="nil"/>
            </w:tcBorders>
          </w:tcPr>
          <w:p w14:paraId="2D1B2FF8"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 w:val="0"/>
                <w:iCs w:val="0"/>
                <w:sz w:val="24"/>
                <w:szCs w:val="24"/>
              </w:rPr>
            </w:pPr>
          </w:p>
        </w:tc>
        <w:tc>
          <w:tcPr>
            <w:tcW w:w="4843" w:type="dxa"/>
            <w:tcBorders>
              <w:top w:val="nil"/>
              <w:left w:val="nil"/>
              <w:bottom w:val="nil"/>
              <w:right w:val="nil"/>
            </w:tcBorders>
          </w:tcPr>
          <w:p w14:paraId="070BF871" w14:textId="77777777" w:rsidR="00F73B1E" w:rsidRPr="00EA6C1B" w:rsidRDefault="00F73B1E" w:rsidP="00EA22EF">
            <w:pPr>
              <w:pStyle w:val="NoSpacing"/>
              <w:shd w:val="clear" w:color="auto" w:fill="FFFFFF" w:themeFill="background1"/>
              <w:ind w:right="-593"/>
              <w:jc w:val="center"/>
              <w:rPr>
                <w:rStyle w:val="Emphasis"/>
                <w:rFonts w:asciiTheme="majorBidi" w:hAnsiTheme="majorBidi" w:cstheme="majorBidi"/>
                <w:i w:val="0"/>
              </w:rPr>
            </w:pPr>
            <m:oMathPara>
              <m:oMathParaPr>
                <m:jc m:val="center"/>
              </m:oMathParaPr>
              <m:oMath>
                <m:r>
                  <w:rPr>
                    <w:rFonts w:ascii="Cambria Math" w:hAnsi="Cambria Math" w:cstheme="majorBidi"/>
                  </w:rPr>
                  <m:t>reflection</m:t>
                </m:r>
                <m:d>
                  <m:dPr>
                    <m:begChr m:val="["/>
                    <m:endChr m:val="]"/>
                    <m:ctrlPr>
                      <w:rPr>
                        <w:rFonts w:ascii="Cambria Math" w:hAnsi="Cambria Math" w:cstheme="majorBidi"/>
                        <w:i/>
                      </w:rPr>
                    </m:ctrlPr>
                  </m:dPr>
                  <m:e>
                    <m:r>
                      <w:rPr>
                        <w:rFonts w:ascii="Cambria Math" w:hAnsi="Cambria Math" w:cstheme="majorBidi"/>
                      </w:rPr>
                      <m:t xml:space="preserve"> j </m:t>
                    </m:r>
                  </m:e>
                </m:d>
                <m:r>
                  <m:rPr>
                    <m:sty m:val="p"/>
                  </m:rPr>
                  <w:rPr>
                    <w:rStyle w:val="Emphasis"/>
                    <w:rFonts w:ascii="Cambria Math" w:hAnsi="Cambria Math" w:cstheme="majorBidi"/>
                  </w:rPr>
                  <m:t>=</m:t>
                </m:r>
                <m:r>
                  <w:rPr>
                    <w:rFonts w:ascii="Cambria Math" w:hAnsi="Cambria Math" w:cstheme="majorBidi"/>
                  </w:rPr>
                  <m:t xml:space="preserve">R × </m:t>
                </m:r>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d>
                  <m:dPr>
                    <m:begChr m:val="["/>
                    <m:endChr m:val="]"/>
                    <m:ctrlPr>
                      <w:rPr>
                        <w:rFonts w:ascii="Cambria Math" w:hAnsi="Cambria Math" w:cstheme="majorBidi"/>
                        <w:i/>
                      </w:rPr>
                    </m:ctrlPr>
                  </m:dPr>
                  <m:e>
                    <m:r>
                      <w:rPr>
                        <w:rFonts w:ascii="Cambria Math" w:hAnsi="Cambria Math" w:cstheme="majorBidi"/>
                      </w:rPr>
                      <m:t>i</m:t>
                    </m:r>
                  </m:e>
                </m:d>
                <m:r>
                  <w:rPr>
                    <w:rFonts w:ascii="Cambria Math" w:hAnsi="Cambria Math" w:cstheme="majorBidi"/>
                  </w:rPr>
                  <m:t>.Points[ j ]</m:t>
                </m:r>
              </m:oMath>
            </m:oMathPara>
          </w:p>
        </w:tc>
        <w:tc>
          <w:tcPr>
            <w:tcW w:w="3082" w:type="dxa"/>
            <w:tcBorders>
              <w:left w:val="nil"/>
            </w:tcBorders>
          </w:tcPr>
          <w:p w14:paraId="7146B521" w14:textId="77777777" w:rsidR="00F73B1E" w:rsidRPr="00EA6C1B" w:rsidRDefault="00F73B1E" w:rsidP="00EA22EF">
            <w:pPr>
              <w:pStyle w:val="NoSpacing"/>
              <w:shd w:val="clear" w:color="auto" w:fill="FFFFFF" w:themeFill="background1"/>
              <w:jc w:val="center"/>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(2)</w:t>
            </w:r>
          </w:p>
        </w:tc>
      </w:tr>
    </w:tbl>
    <w:p w14:paraId="47FDE3E4" w14:textId="77777777" w:rsidR="00F73B1E" w:rsidRPr="00EA6C1B" w:rsidRDefault="00F73B1E" w:rsidP="00F73B1E">
      <w:pPr>
        <w:pStyle w:val="NoSpacing"/>
        <w:shd w:val="clear" w:color="auto" w:fill="FFFFFF" w:themeFill="background1"/>
        <w:jc w:val="center"/>
        <w:rPr>
          <w:rStyle w:val="Emphasis"/>
          <w:rFonts w:asciiTheme="majorBidi" w:hAnsiTheme="majorBidi" w:cstheme="majorBidi"/>
          <w:i w:val="0"/>
          <w:iCs w:val="0"/>
          <w:sz w:val="24"/>
          <w:szCs w:val="24"/>
        </w:rPr>
      </w:pPr>
    </w:p>
    <w:tbl>
      <w:tblPr>
        <w:tblStyle w:val="TableGrid"/>
        <w:tblW w:w="9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9"/>
        <w:gridCol w:w="5957"/>
        <w:gridCol w:w="979"/>
        <w:gridCol w:w="1531"/>
        <w:gridCol w:w="82"/>
      </w:tblGrid>
      <w:tr w:rsidR="00EA6C1B" w:rsidRPr="00EA6C1B" w14:paraId="1EDA72EB" w14:textId="77777777" w:rsidTr="00EA22EF">
        <w:trPr>
          <w:gridAfter w:val="1"/>
          <w:wAfter w:w="82" w:type="dxa"/>
        </w:trPr>
        <w:tc>
          <w:tcPr>
            <w:tcW w:w="979" w:type="dxa"/>
          </w:tcPr>
          <w:p w14:paraId="721C8960"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Cs w:val="0"/>
                <w:sz w:val="24"/>
                <w:szCs w:val="24"/>
              </w:rPr>
            </w:pPr>
          </w:p>
        </w:tc>
        <w:tc>
          <w:tcPr>
            <w:tcW w:w="6936" w:type="dxa"/>
            <w:gridSpan w:val="2"/>
          </w:tcPr>
          <w:p w14:paraId="4BCF2920" w14:textId="0092BB85" w:rsidR="00F73B1E" w:rsidRPr="00EA6C1B" w:rsidRDefault="00E65819" w:rsidP="00EA22EF">
            <w:pPr>
              <w:pStyle w:val="NoSpacing"/>
              <w:shd w:val="clear" w:color="auto" w:fill="FFFFFF" w:themeFill="background1"/>
              <w:jc w:val="center"/>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 xml:space="preserve">visibility=V </m:t>
                </m:r>
                <m:r>
                  <m:rPr>
                    <m:sty m:val="p"/>
                  </m:rPr>
                  <w:rPr>
                    <w:rFonts w:ascii="Cambria Math" w:hAnsi="Cambria Math" w:cstheme="majorBidi"/>
                  </w:rPr>
                  <m:t>×(</m:t>
                </m:r>
                <m:r>
                  <m:rPr>
                    <m:sty m:val="p"/>
                  </m:rPr>
                  <w:rPr>
                    <w:rStyle w:val="Emphasis"/>
                    <w:rFonts w:ascii="Cambria Math" w:hAnsi="Cambria Math" w:cstheme="majorBidi"/>
                  </w:rPr>
                  <m:t>Best.Points</m:t>
                </m:r>
                <m:d>
                  <m:dPr>
                    <m:begChr m:val="["/>
                    <m:endChr m:val="]"/>
                    <m:ctrlPr>
                      <w:rPr>
                        <w:rStyle w:val="Emphasis"/>
                        <w:rFonts w:ascii="Cambria Math" w:hAnsi="Cambria Math" w:cstheme="majorBidi"/>
                        <w:i w:val="0"/>
                        <w:iCs w:val="0"/>
                      </w:rPr>
                    </m:ctrlPr>
                  </m:dPr>
                  <m:e>
                    <m:r>
                      <m:rPr>
                        <m:sty m:val="p"/>
                      </m:rPr>
                      <w:rPr>
                        <w:rStyle w:val="Emphasis"/>
                        <w:rFonts w:ascii="Cambria Math" w:hAnsi="Cambria Math" w:cstheme="majorBidi"/>
                      </w:rPr>
                      <m:t xml:space="preserve"> j </m:t>
                    </m:r>
                  </m:e>
                </m:d>
                <m:r>
                  <m:rPr>
                    <m:sty m:val="p"/>
                  </m:rPr>
                  <w:rPr>
                    <w:rStyle w:val="Emphasis"/>
                    <w:rFonts w:ascii="Cambria Math" w:hAnsi="Cambria Math" w:cstheme="majorBidi"/>
                  </w:rPr>
                  <m:t>-</m:t>
                </m:r>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d>
                  <m:dPr>
                    <m:begChr m:val="["/>
                    <m:endChr m:val="]"/>
                    <m:ctrlPr>
                      <w:rPr>
                        <w:rStyle w:val="Emphasis"/>
                        <w:rFonts w:ascii="Cambria Math" w:hAnsi="Cambria Math" w:cstheme="majorBidi"/>
                        <w:i w:val="0"/>
                        <w:iCs w:val="0"/>
                      </w:rPr>
                    </m:ctrlPr>
                  </m:dPr>
                  <m:e>
                    <m:r>
                      <m:rPr>
                        <m:sty m:val="p"/>
                      </m:rPr>
                      <w:rPr>
                        <w:rStyle w:val="Emphasis"/>
                        <w:rFonts w:ascii="Cambria Math" w:hAnsi="Cambria Math" w:cstheme="majorBidi"/>
                      </w:rPr>
                      <m:t xml:space="preserve"> i </m:t>
                    </m:r>
                  </m:e>
                </m:d>
                <m:r>
                  <m:rPr>
                    <m:sty m:val="p"/>
                  </m:rPr>
                  <w:rPr>
                    <w:rStyle w:val="Emphasis"/>
                    <w:rFonts w:ascii="Cambria Math" w:hAnsi="Cambria Math" w:cstheme="majorBidi"/>
                  </w:rPr>
                  <m:t>.Points[ j ])</m:t>
                </m:r>
              </m:oMath>
            </m:oMathPara>
          </w:p>
        </w:tc>
        <w:tc>
          <w:tcPr>
            <w:tcW w:w="1531" w:type="dxa"/>
          </w:tcPr>
          <w:p w14:paraId="65699733"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(3)</w:t>
            </w:r>
          </w:p>
        </w:tc>
      </w:tr>
      <w:tr w:rsidR="00EA6C1B" w:rsidRPr="00EA6C1B" w14:paraId="298AF745" w14:textId="77777777" w:rsidTr="00EA22EF">
        <w:trPr>
          <w:gridAfter w:val="1"/>
          <w:wAfter w:w="82" w:type="dxa"/>
        </w:trPr>
        <w:tc>
          <w:tcPr>
            <w:tcW w:w="979" w:type="dxa"/>
          </w:tcPr>
          <w:p w14:paraId="3D7770B8"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Cs w:val="0"/>
                <w:sz w:val="24"/>
                <w:szCs w:val="24"/>
              </w:rPr>
            </w:pPr>
          </w:p>
        </w:tc>
        <w:tc>
          <w:tcPr>
            <w:tcW w:w="6936" w:type="dxa"/>
            <w:gridSpan w:val="2"/>
          </w:tcPr>
          <w:p w14:paraId="2A2C2A65" w14:textId="77777777" w:rsidR="00F73B1E" w:rsidRPr="00EA6C1B" w:rsidRDefault="00F73B1E" w:rsidP="00EA22EF">
            <w:pPr>
              <w:pStyle w:val="NoSpacing"/>
              <w:shd w:val="clear" w:color="auto" w:fill="FFFFFF" w:themeFill="background1"/>
              <w:jc w:val="center"/>
              <w:rPr>
                <w:rStyle w:val="Emphasis"/>
                <w:rFonts w:ascii="Times New Roman" w:eastAsia="Calibri" w:hAnsi="Times New Roman" w:cs="Times New Roman"/>
                <w:iCs w:val="0"/>
              </w:rPr>
            </w:pPr>
          </w:p>
        </w:tc>
        <w:tc>
          <w:tcPr>
            <w:tcW w:w="1531" w:type="dxa"/>
          </w:tcPr>
          <w:p w14:paraId="7B633F93" w14:textId="77777777" w:rsidR="00F73B1E" w:rsidRPr="00EA6C1B" w:rsidRDefault="00F73B1E" w:rsidP="00EA22EF">
            <w:pPr>
              <w:pStyle w:val="NoSpacing"/>
              <w:shd w:val="clear" w:color="auto" w:fill="FFFFFF" w:themeFill="background1"/>
              <w:jc w:val="center"/>
              <w:rPr>
                <w:rStyle w:val="Emphasis"/>
                <w:rFonts w:asciiTheme="majorBidi" w:hAnsiTheme="majorBidi" w:cstheme="majorBidi"/>
                <w:i w:val="0"/>
                <w:sz w:val="24"/>
                <w:szCs w:val="24"/>
              </w:rPr>
            </w:pPr>
          </w:p>
        </w:tc>
      </w:tr>
      <w:tr w:rsidR="00EA6C1B" w:rsidRPr="00EA6C1B" w14:paraId="7C4EDAE4" w14:textId="77777777" w:rsidTr="00EA22EF">
        <w:tc>
          <w:tcPr>
            <w:tcW w:w="6936" w:type="dxa"/>
            <w:gridSpan w:val="2"/>
          </w:tcPr>
          <w:p w14:paraId="533CD820" w14:textId="0FEA0510" w:rsidR="00F73B1E" w:rsidRPr="00EA6C1B" w:rsidRDefault="00E65819" w:rsidP="00EA22EF">
            <w:pPr>
              <w:pStyle w:val="NoSpacing"/>
              <w:shd w:val="clear" w:color="auto" w:fill="FFFFFF" w:themeFill="background1"/>
              <w:ind w:right="-1680"/>
              <w:jc w:val="center"/>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R=random()</m:t>
                </m:r>
                <m:r>
                  <w:rPr>
                    <w:rFonts w:ascii="Cambria Math" w:hAnsi="Cambria Math" w:cstheme="majorBidi"/>
                  </w:rPr>
                  <m:t xml:space="preserve">× </m:t>
                </m:r>
                <m:d>
                  <m:dPr>
                    <m:ctrlPr>
                      <w:rPr>
                        <w:rStyle w:val="Emphasis"/>
                        <w:rFonts w:ascii="Cambria Math" w:hAnsi="Cambria Math" w:cstheme="majorBidi"/>
                        <w:i w:val="0"/>
                        <w:iCs w:val="0"/>
                      </w:rPr>
                    </m:ctrlPr>
                  </m:dPr>
                  <m:e>
                    <m:r>
                      <m:rPr>
                        <m:sty m:val="p"/>
                      </m:rPr>
                      <w:rPr>
                        <w:rStyle w:val="Emphasis"/>
                        <w:rFonts w:ascii="Cambria Math" w:hAnsi="Cambria Math" w:cstheme="majorBidi"/>
                      </w:rPr>
                      <m:t xml:space="preserve"> </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r</m:t>
                        </m:r>
                      </m:e>
                      <m:sub>
                        <m:r>
                          <m:rPr>
                            <m:sty m:val="p"/>
                          </m:rPr>
                          <w:rPr>
                            <w:rStyle w:val="Emphasis"/>
                            <w:rFonts w:ascii="Cambria Math" w:hAnsi="Cambria Math" w:cstheme="majorBidi"/>
                          </w:rPr>
                          <m:t>1</m:t>
                        </m:r>
                      </m:sub>
                    </m:sSub>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r</m:t>
                        </m:r>
                      </m:e>
                      <m:sub>
                        <m:r>
                          <m:rPr>
                            <m:sty m:val="p"/>
                          </m:rPr>
                          <w:rPr>
                            <w:rStyle w:val="Emphasis"/>
                            <w:rFonts w:ascii="Cambria Math" w:hAnsi="Cambria Math" w:cstheme="majorBidi"/>
                          </w:rPr>
                          <m:t>2</m:t>
                        </m:r>
                      </m:sub>
                    </m:sSub>
                    <m:r>
                      <m:rPr>
                        <m:sty m:val="p"/>
                      </m:rPr>
                      <w:rPr>
                        <w:rStyle w:val="Emphasis"/>
                        <w:rFonts w:ascii="Cambria Math" w:hAnsi="Cambria Math" w:cstheme="majorBidi"/>
                      </w:rPr>
                      <m:t xml:space="preserve"> </m:t>
                    </m:r>
                  </m:e>
                </m:d>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r</m:t>
                    </m:r>
                  </m:e>
                  <m:sub>
                    <m:r>
                      <m:rPr>
                        <m:sty m:val="p"/>
                      </m:rPr>
                      <w:rPr>
                        <w:rStyle w:val="Emphasis"/>
                        <w:rFonts w:ascii="Cambria Math" w:hAnsi="Cambria Math" w:cstheme="majorBidi"/>
                      </w:rPr>
                      <m:t>2</m:t>
                    </m:r>
                  </m:sub>
                </m:sSub>
              </m:oMath>
            </m:oMathPara>
          </w:p>
        </w:tc>
        <w:tc>
          <w:tcPr>
            <w:tcW w:w="2592" w:type="dxa"/>
            <w:gridSpan w:val="3"/>
          </w:tcPr>
          <w:p w14:paraId="603C1718"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(4)</w:t>
            </w:r>
          </w:p>
        </w:tc>
      </w:tr>
      <w:tr w:rsidR="00EA6C1B" w:rsidRPr="00EA6C1B" w14:paraId="403BBB90" w14:textId="77777777" w:rsidTr="00EA22EF">
        <w:tc>
          <w:tcPr>
            <w:tcW w:w="6936" w:type="dxa"/>
            <w:gridSpan w:val="2"/>
          </w:tcPr>
          <w:p w14:paraId="78306199"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Cs w:val="0"/>
                <w:sz w:val="24"/>
                <w:szCs w:val="24"/>
              </w:rPr>
            </w:pPr>
          </w:p>
        </w:tc>
        <w:tc>
          <w:tcPr>
            <w:tcW w:w="2592" w:type="dxa"/>
            <w:gridSpan w:val="3"/>
          </w:tcPr>
          <w:p w14:paraId="731D25B0" w14:textId="77777777" w:rsidR="00F73B1E" w:rsidRPr="00EA6C1B" w:rsidRDefault="00F73B1E" w:rsidP="00EA22EF">
            <w:pPr>
              <w:pStyle w:val="NoSpacing"/>
              <w:shd w:val="clear" w:color="auto" w:fill="FFFFFF" w:themeFill="background1"/>
              <w:jc w:val="center"/>
              <w:rPr>
                <w:rStyle w:val="Emphasis"/>
                <w:rFonts w:asciiTheme="majorBidi" w:hAnsiTheme="majorBidi" w:cstheme="majorBidi"/>
                <w:b/>
                <w:bCs/>
                <w:iCs w:val="0"/>
                <w:sz w:val="24"/>
                <w:szCs w:val="24"/>
              </w:rPr>
            </w:pPr>
          </w:p>
        </w:tc>
      </w:tr>
      <w:tr w:rsidR="00EA6C1B" w:rsidRPr="00EA6C1B" w14:paraId="1BD4A0CD" w14:textId="77777777" w:rsidTr="00EA22EF">
        <w:tc>
          <w:tcPr>
            <w:tcW w:w="6936" w:type="dxa"/>
            <w:gridSpan w:val="2"/>
          </w:tcPr>
          <w:p w14:paraId="4E974912" w14:textId="0BA3EB47" w:rsidR="00F73B1E" w:rsidRPr="00EA6C1B" w:rsidRDefault="00E65819" w:rsidP="00EA22EF">
            <w:pPr>
              <w:pStyle w:val="NoSpacing"/>
              <w:shd w:val="clear" w:color="auto" w:fill="FFFFFF" w:themeFill="background1"/>
              <w:ind w:right="-1680"/>
              <w:jc w:val="center"/>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V=random()</m:t>
                </m:r>
                <m:r>
                  <w:rPr>
                    <w:rFonts w:ascii="Cambria Math" w:hAnsi="Cambria Math" w:cstheme="majorBidi"/>
                  </w:rPr>
                  <m:t xml:space="preserve">× </m:t>
                </m:r>
                <m:d>
                  <m:dPr>
                    <m:ctrlPr>
                      <w:rPr>
                        <w:rStyle w:val="Emphasis"/>
                        <w:rFonts w:ascii="Cambria Math" w:hAnsi="Cambria Math" w:cstheme="majorBidi"/>
                        <w:i w:val="0"/>
                        <w:iCs w:val="0"/>
                      </w:rPr>
                    </m:ctrlPr>
                  </m:dPr>
                  <m:e>
                    <m:sSub>
                      <m:sSubPr>
                        <m:ctrlPr>
                          <w:rPr>
                            <w:rStyle w:val="Emphasis"/>
                            <w:rFonts w:ascii="Cambria Math" w:hAnsi="Cambria Math" w:cstheme="majorBidi"/>
                            <w:i w:val="0"/>
                            <w:iCs w:val="0"/>
                          </w:rPr>
                        </m:ctrlPr>
                      </m:sSubPr>
                      <m:e>
                        <m:r>
                          <m:rPr>
                            <m:sty m:val="p"/>
                          </m:rPr>
                          <w:rPr>
                            <w:rStyle w:val="Emphasis"/>
                            <w:rFonts w:ascii="Cambria Math" w:hAnsi="Cambria Math" w:cstheme="majorBidi"/>
                          </w:rPr>
                          <m:t>v</m:t>
                        </m:r>
                      </m:e>
                      <m:sub>
                        <m:r>
                          <m:rPr>
                            <m:sty m:val="p"/>
                          </m:rPr>
                          <w:rPr>
                            <w:rStyle w:val="Emphasis"/>
                            <w:rFonts w:ascii="Cambria Math" w:hAnsi="Cambria Math" w:cstheme="majorBidi"/>
                          </w:rPr>
                          <m:t>1</m:t>
                        </m:r>
                      </m:sub>
                    </m:sSub>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v</m:t>
                        </m:r>
                      </m:e>
                      <m:sub>
                        <m:r>
                          <m:rPr>
                            <m:sty m:val="p"/>
                          </m:rPr>
                          <w:rPr>
                            <w:rStyle w:val="Emphasis"/>
                            <w:rFonts w:ascii="Cambria Math" w:hAnsi="Cambria Math" w:cstheme="majorBidi"/>
                          </w:rPr>
                          <m:t>2</m:t>
                        </m:r>
                      </m:sub>
                    </m:sSub>
                  </m:e>
                </m:d>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v</m:t>
                    </m:r>
                  </m:e>
                  <m:sub>
                    <m:r>
                      <m:rPr>
                        <m:sty m:val="p"/>
                      </m:rPr>
                      <w:rPr>
                        <w:rStyle w:val="Emphasis"/>
                        <w:rFonts w:ascii="Cambria Math" w:hAnsi="Cambria Math" w:cstheme="majorBidi"/>
                      </w:rPr>
                      <m:t>2</m:t>
                    </m:r>
                  </m:sub>
                </m:sSub>
              </m:oMath>
            </m:oMathPara>
          </w:p>
        </w:tc>
        <w:tc>
          <w:tcPr>
            <w:tcW w:w="2592" w:type="dxa"/>
            <w:gridSpan w:val="3"/>
          </w:tcPr>
          <w:p w14:paraId="1CDB1580"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(5)</w:t>
            </w:r>
          </w:p>
        </w:tc>
      </w:tr>
      <w:tr w:rsidR="00EA6C1B" w:rsidRPr="00EA6C1B" w14:paraId="3459CB2F" w14:textId="77777777" w:rsidTr="00EA22EF">
        <w:tc>
          <w:tcPr>
            <w:tcW w:w="6936" w:type="dxa"/>
            <w:gridSpan w:val="2"/>
          </w:tcPr>
          <w:p w14:paraId="47298F05" w14:textId="77777777" w:rsidR="00F73B1E" w:rsidRPr="00EA6C1B" w:rsidRDefault="00F73B1E" w:rsidP="00EA22EF">
            <w:pPr>
              <w:pStyle w:val="NoSpacing"/>
              <w:shd w:val="clear" w:color="auto" w:fill="FFFFFF" w:themeFill="background1"/>
              <w:rPr>
                <w:rStyle w:val="Emphasis"/>
                <w:rFonts w:ascii="Calibri" w:eastAsia="Calibri" w:hAnsi="Calibri" w:cs="Arial"/>
                <w:i w:val="0"/>
                <w:iCs w:val="0"/>
              </w:rPr>
            </w:pPr>
          </w:p>
        </w:tc>
        <w:tc>
          <w:tcPr>
            <w:tcW w:w="2592" w:type="dxa"/>
            <w:gridSpan w:val="3"/>
          </w:tcPr>
          <w:p w14:paraId="206095A6"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p>
        </w:tc>
      </w:tr>
    </w:tbl>
    <w:p w14:paraId="1F780B08" w14:textId="7BFE8FFE" w:rsidR="00FC096D" w:rsidRPr="00EA6C1B" w:rsidRDefault="004B3112" w:rsidP="00FC096D">
      <w:pPr>
        <w:pStyle w:val="NoSpacing"/>
        <w:shd w:val="clear" w:color="auto" w:fill="FFFFFF" w:themeFill="background1"/>
        <w:spacing w:before="240" w:after="240" w:line="360" w:lineRule="auto"/>
        <w:ind w:firstLine="720"/>
        <w:jc w:val="both"/>
        <w:rPr>
          <w:rFonts w:asciiTheme="majorBidi" w:hAnsiTheme="majorBidi" w:cstheme="majorBidi"/>
        </w:rPr>
      </w:pPr>
      <w:r w:rsidRPr="00EA6C1B">
        <w:rPr>
          <w:rFonts w:asciiTheme="majorBidi" w:hAnsiTheme="majorBidi" w:cstheme="majorBidi"/>
        </w:rPr>
        <w:t>I</w:t>
      </w:r>
      <w:r w:rsidR="00FC096D" w:rsidRPr="00EA6C1B">
        <w:rPr>
          <w:rFonts w:asciiTheme="majorBidi" w:hAnsiTheme="majorBidi" w:cstheme="majorBidi"/>
        </w:rPr>
        <w:t>n cases 3 and 4 (Lines 17–24)</w:t>
      </w:r>
      <w:r w:rsidRPr="00EA6C1B">
        <w:rPr>
          <w:rFonts w:asciiTheme="majorBidi" w:hAnsiTheme="majorBidi" w:cstheme="majorBidi"/>
        </w:rPr>
        <w:t xml:space="preserve">, </w:t>
      </w:r>
      <w:r w:rsidR="00923DA9" w:rsidRPr="00EA6C1B">
        <w:rPr>
          <w:rFonts w:asciiTheme="majorBidi" w:hAnsiTheme="majorBidi" w:cstheme="majorBidi"/>
          <w:lang w:val="en-GB"/>
        </w:rPr>
        <w:t xml:space="preserve">a </w:t>
      </w:r>
      <w:r w:rsidR="00FC096D" w:rsidRPr="00EA6C1B">
        <w:rPr>
          <w:rFonts w:asciiTheme="majorBidi" w:hAnsiTheme="majorBidi" w:cstheme="majorBidi"/>
        </w:rPr>
        <w:t xml:space="preserve">new </w:t>
      </w:r>
      <w:r w:rsidR="00FC096D" w:rsidRPr="001F70AA">
        <w:rPr>
          <w:rFonts w:asciiTheme="majorBidi" w:hAnsiTheme="majorBidi" w:cstheme="majorBidi"/>
          <w:highlight w:val="yellow"/>
        </w:rPr>
        <w:t>solution</w:t>
      </w:r>
      <w:r w:rsidR="00923DA9" w:rsidRPr="00EA6C1B">
        <w:rPr>
          <w:rFonts w:asciiTheme="majorBidi" w:hAnsiTheme="majorBidi" w:cstheme="majorBidi"/>
        </w:rPr>
        <w:t xml:space="preserve"> is calculated</w:t>
      </w:r>
      <w:r w:rsidR="00FC096D" w:rsidRPr="00EA6C1B">
        <w:rPr>
          <w:rFonts w:asciiTheme="majorBidi" w:hAnsiTheme="majorBidi" w:cstheme="majorBidi"/>
        </w:rPr>
        <w:t xml:space="preserve"> based on the reflected light coming from </w:t>
      </w:r>
      <w:r w:rsidR="00E358BF" w:rsidRPr="00EA6C1B">
        <w:rPr>
          <w:rFonts w:asciiTheme="majorBidi" w:hAnsiTheme="majorBidi" w:cstheme="majorBidi"/>
        </w:rPr>
        <w:t xml:space="preserve">the </w:t>
      </w:r>
      <w:r w:rsidR="00FC096D" w:rsidRPr="00EA6C1B">
        <w:rPr>
          <w:rFonts w:asciiTheme="majorBidi" w:hAnsiTheme="majorBidi" w:cstheme="majorBidi"/>
        </w:rPr>
        <w:t>best solution and the matching pattern</w:t>
      </w:r>
      <w:r w:rsidR="00A051EC" w:rsidRPr="00EA6C1B">
        <w:rPr>
          <w:rFonts w:asciiTheme="majorBidi" w:hAnsiTheme="majorBidi" w:cstheme="majorBidi" w:hint="cs"/>
          <w:rtl/>
        </w:rPr>
        <w:t xml:space="preserve"> </w:t>
      </w:r>
      <w:r w:rsidR="00A051EC" w:rsidRPr="00EA6C1B">
        <w:rPr>
          <w:rFonts w:asciiTheme="majorBidi" w:hAnsiTheme="majorBidi" w:cstheme="majorBidi"/>
        </w:rPr>
        <w:t>visibility</w:t>
      </w:r>
      <w:r w:rsidR="00FC096D" w:rsidRPr="00EA6C1B">
        <w:rPr>
          <w:rFonts w:asciiTheme="majorBidi" w:hAnsiTheme="majorBidi" w:cstheme="majorBidi"/>
        </w:rPr>
        <w:t xml:space="preserve"> (</w:t>
      </w:r>
      <w:r w:rsidR="00A051EC" w:rsidRPr="00EA6C1B">
        <w:rPr>
          <w:rFonts w:asciiTheme="majorBidi" w:hAnsiTheme="majorBidi" w:cstheme="majorBidi"/>
          <w:lang w:val="en-GB"/>
        </w:rPr>
        <w:t xml:space="preserve">i.e. </w:t>
      </w:r>
      <w:r w:rsidR="00FC096D" w:rsidRPr="00EA6C1B">
        <w:rPr>
          <w:rFonts w:asciiTheme="majorBidi" w:hAnsiTheme="majorBidi" w:cstheme="majorBidi"/>
        </w:rPr>
        <w:t>local search).</w:t>
      </w:r>
      <w:r w:rsidR="00867F36">
        <w:rPr>
          <w:rFonts w:asciiTheme="majorBidi" w:hAnsiTheme="majorBidi" w:cstheme="majorBidi"/>
        </w:rPr>
        <w:t xml:space="preserve"> </w:t>
      </w:r>
      <w:r w:rsidR="00867F36" w:rsidRPr="00867F36">
        <w:rPr>
          <w:rFonts w:asciiTheme="majorBidi" w:hAnsiTheme="majorBidi" w:cstheme="majorBidi"/>
          <w:highlight w:val="yellow"/>
        </w:rPr>
        <w:t xml:space="preserve">Equation </w:t>
      </w:r>
      <w:r w:rsidR="004215BA" w:rsidRPr="00867F36">
        <w:rPr>
          <w:rFonts w:asciiTheme="majorBidi" w:hAnsiTheme="majorBidi" w:cstheme="majorBidi"/>
          <w:highlight w:val="yellow"/>
        </w:rPr>
        <w:t>6</w:t>
      </w:r>
      <w:r w:rsidR="004215BA" w:rsidRPr="00EA6C1B">
        <w:rPr>
          <w:rFonts w:asciiTheme="majorBidi" w:hAnsiTheme="majorBidi" w:cstheme="majorBidi"/>
        </w:rPr>
        <w:t xml:space="preserve"> (having </w:t>
      </w:r>
      <w:r w:rsidR="004215BA" w:rsidRPr="00EA6C1B">
        <w:rPr>
          <w:rFonts w:asciiTheme="majorBidi" w:hAnsiTheme="majorBidi" w:cstheme="majorBidi"/>
          <w:i/>
          <w:iCs/>
        </w:rPr>
        <w:t>R</w:t>
      </w:r>
      <w:r w:rsidR="004215BA" w:rsidRPr="00EA6C1B">
        <w:rPr>
          <w:rFonts w:asciiTheme="majorBidi" w:hAnsiTheme="majorBidi" w:cstheme="majorBidi"/>
        </w:rPr>
        <w:t xml:space="preserve"> = 1) </w:t>
      </w:r>
      <w:r w:rsidR="00FC096D" w:rsidRPr="00EA6C1B">
        <w:rPr>
          <w:rFonts w:asciiTheme="majorBidi" w:hAnsiTheme="majorBidi" w:cstheme="majorBidi"/>
        </w:rPr>
        <w:t>produce</w:t>
      </w:r>
      <w:r w:rsidR="004215BA" w:rsidRPr="00EA6C1B">
        <w:rPr>
          <w:rFonts w:asciiTheme="majorBidi" w:hAnsiTheme="majorBidi" w:cstheme="majorBidi"/>
        </w:rPr>
        <w:t>s</w:t>
      </w:r>
      <w:r w:rsidR="00FC096D" w:rsidRPr="00EA6C1B">
        <w:rPr>
          <w:rFonts w:asciiTheme="majorBidi" w:hAnsiTheme="majorBidi" w:cstheme="majorBidi"/>
        </w:rPr>
        <w:t xml:space="preserve"> an interval around the best solution as a new search area</w:t>
      </w:r>
      <w:r w:rsidR="004215BA" w:rsidRPr="00EA6C1B">
        <w:rPr>
          <w:rFonts w:asciiTheme="majorBidi" w:hAnsiTheme="majorBidi" w:cstheme="majorBidi"/>
        </w:rPr>
        <w:t>.</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gridCol w:w="2562"/>
      </w:tblGrid>
      <w:tr w:rsidR="00EA6C1B" w:rsidRPr="00EA6C1B" w14:paraId="0E61A27A" w14:textId="77777777" w:rsidTr="00EA22EF">
        <w:tc>
          <w:tcPr>
            <w:tcW w:w="6936" w:type="dxa"/>
          </w:tcPr>
          <w:p w14:paraId="5B4C0107" w14:textId="2F70A40B" w:rsidR="00FC096D" w:rsidRPr="00EA6C1B" w:rsidRDefault="00FC096D" w:rsidP="00443182">
            <w:pPr>
              <w:pStyle w:val="NoSpacing"/>
              <w:shd w:val="clear" w:color="auto" w:fill="FFFFFF" w:themeFill="background1"/>
              <w:spacing w:after="120" w:line="360" w:lineRule="auto"/>
              <w:ind w:right="-121"/>
              <w:rPr>
                <w:rStyle w:val="Emphasis"/>
                <w:rFonts w:asciiTheme="majorBidi" w:hAnsiTheme="majorBidi" w:cstheme="majorBidi"/>
                <w:i w:val="0"/>
              </w:rPr>
            </w:pPr>
            <w:r w:rsidRPr="00EA6C1B">
              <w:rPr>
                <w:rFonts w:asciiTheme="majorBidi" w:eastAsiaTheme="minorEastAsia" w:hAnsiTheme="majorBidi" w:cstheme="majorBidi"/>
              </w:rPr>
              <w:t xml:space="preserve">                                                </w:t>
            </w:r>
            <m:oMath>
              <m:r>
                <w:rPr>
                  <w:rFonts w:ascii="Cambria Math" w:hAnsi="Cambria Math" w:cstheme="majorBidi"/>
                </w:rPr>
                <m:t>reflection</m:t>
              </m:r>
              <m:d>
                <m:dPr>
                  <m:begChr m:val="["/>
                  <m:endChr m:val="]"/>
                  <m:ctrlPr>
                    <w:rPr>
                      <w:rFonts w:ascii="Cambria Math" w:hAnsi="Cambria Math" w:cstheme="majorBidi"/>
                      <w:i/>
                    </w:rPr>
                  </m:ctrlPr>
                </m:dPr>
                <m:e>
                  <m:r>
                    <w:rPr>
                      <w:rFonts w:ascii="Cambria Math" w:hAnsi="Cambria Math" w:cstheme="majorBidi"/>
                    </w:rPr>
                    <m:t xml:space="preserve"> j </m:t>
                  </m:r>
                </m:e>
              </m:d>
              <m:r>
                <m:rPr>
                  <m:sty m:val="p"/>
                </m:rPr>
                <w:rPr>
                  <w:rStyle w:val="Emphasis"/>
                  <w:rFonts w:ascii="Cambria Math" w:hAnsi="Cambria Math" w:cstheme="majorBidi"/>
                </w:rPr>
                <m:t>=R</m:t>
              </m:r>
              <m:r>
                <w:rPr>
                  <w:rFonts w:ascii="Cambria Math" w:hAnsi="Cambria Math" w:cstheme="majorBidi"/>
                </w:rPr>
                <m:t xml:space="preserve">× </m:t>
              </m:r>
              <m:r>
                <m:rPr>
                  <m:sty m:val="p"/>
                </m:rPr>
                <w:rPr>
                  <w:rStyle w:val="Emphasis"/>
                  <w:rFonts w:ascii="Cambria Math" w:hAnsi="Cambria Math" w:cstheme="majorBidi"/>
                </w:rPr>
                <m:t>Best.</m:t>
              </m:r>
              <m:r>
                <w:rPr>
                  <w:rFonts w:ascii="Cambria Math" w:hAnsi="Cambria Math" w:cstheme="majorBidi"/>
                </w:rPr>
                <m:t>Points[ j ]</m:t>
              </m:r>
            </m:oMath>
          </w:p>
        </w:tc>
        <w:tc>
          <w:tcPr>
            <w:tcW w:w="2562" w:type="dxa"/>
          </w:tcPr>
          <w:p w14:paraId="0DD0628E" w14:textId="77777777" w:rsidR="00FC096D" w:rsidRPr="00EA6C1B" w:rsidRDefault="00FC096D" w:rsidP="00EA22EF">
            <w:pPr>
              <w:pStyle w:val="NoSpacing"/>
              <w:shd w:val="clear" w:color="auto" w:fill="FFFFFF" w:themeFill="background1"/>
              <w:spacing w:line="360" w:lineRule="auto"/>
              <w:ind w:right="184"/>
              <w:jc w:val="right"/>
              <w:rPr>
                <w:rStyle w:val="Emphasis"/>
                <w:rFonts w:asciiTheme="majorBidi" w:hAnsiTheme="majorBidi" w:cstheme="majorBidi"/>
                <w:i w:val="0"/>
                <w:iCs w:val="0"/>
                <w:sz w:val="24"/>
                <w:szCs w:val="24"/>
              </w:rPr>
            </w:pPr>
            <w:r w:rsidRPr="00EA6C1B">
              <w:rPr>
                <w:rStyle w:val="Emphasis"/>
                <w:rFonts w:asciiTheme="majorBidi" w:hAnsiTheme="majorBidi" w:cstheme="majorBidi"/>
                <w:i w:val="0"/>
                <w:iCs w:val="0"/>
                <w:sz w:val="24"/>
                <w:szCs w:val="24"/>
              </w:rPr>
              <w:t>(6)</w:t>
            </w:r>
          </w:p>
        </w:tc>
      </w:tr>
      <w:tr w:rsidR="00EA6C1B" w:rsidRPr="00EA6C1B" w14:paraId="74C76D6F" w14:textId="77777777" w:rsidTr="00EA22EF">
        <w:tc>
          <w:tcPr>
            <w:tcW w:w="9498" w:type="dxa"/>
            <w:gridSpan w:val="2"/>
          </w:tcPr>
          <w:p w14:paraId="52A2E156" w14:textId="2C7F4DDF" w:rsidR="00FC096D" w:rsidRPr="00EA6C1B" w:rsidRDefault="009D0334" w:rsidP="00A051EC">
            <w:pPr>
              <w:pStyle w:val="NoSpacing"/>
              <w:shd w:val="clear" w:color="auto" w:fill="FFFFFF" w:themeFill="background1"/>
              <w:spacing w:before="120" w:after="240" w:line="360" w:lineRule="auto"/>
              <w:ind w:firstLine="720"/>
              <w:jc w:val="both"/>
              <w:rPr>
                <w:rFonts w:asciiTheme="majorBidi" w:hAnsiTheme="majorBidi" w:cstheme="majorBidi"/>
              </w:rPr>
            </w:pPr>
            <w:r w:rsidRPr="00EA6C1B">
              <w:rPr>
                <w:rFonts w:asciiTheme="majorBidi" w:hAnsiTheme="majorBidi" w:cstheme="majorBidi"/>
              </w:rPr>
              <w:t>Similar to Eq.</w:t>
            </w:r>
            <w:r w:rsidR="00C677ED">
              <w:rPr>
                <w:rFonts w:asciiTheme="majorBidi" w:hAnsiTheme="majorBidi" w:cstheme="majorBidi"/>
              </w:rPr>
              <w:t xml:space="preserve"> </w:t>
            </w:r>
            <w:r w:rsidRPr="00EA6C1B">
              <w:rPr>
                <w:rFonts w:asciiTheme="majorBidi" w:hAnsiTheme="majorBidi" w:cstheme="majorBidi"/>
              </w:rPr>
              <w:t>6, the algorithm i</w:t>
            </w:r>
            <w:r w:rsidR="00FC096D" w:rsidRPr="00EA6C1B">
              <w:rPr>
                <w:rFonts w:asciiTheme="majorBidi" w:hAnsiTheme="majorBidi" w:cstheme="majorBidi"/>
              </w:rPr>
              <w:t xml:space="preserve">n </w:t>
            </w:r>
            <w:r w:rsidR="0063063E" w:rsidRPr="00EA6C1B">
              <w:rPr>
                <w:rFonts w:asciiTheme="majorBidi" w:hAnsiTheme="majorBidi" w:cstheme="majorBidi"/>
              </w:rPr>
              <w:t>Eq. 7 (</w:t>
            </w:r>
            <w:r w:rsidR="00FC096D" w:rsidRPr="00EA6C1B">
              <w:rPr>
                <w:rFonts w:asciiTheme="majorBidi" w:hAnsiTheme="majorBidi" w:cstheme="majorBidi"/>
              </w:rPr>
              <w:t xml:space="preserve">case 5 </w:t>
            </w:r>
            <w:r w:rsidR="0063063E" w:rsidRPr="00EA6C1B">
              <w:rPr>
                <w:rFonts w:asciiTheme="majorBidi" w:hAnsiTheme="majorBidi" w:cstheme="majorBidi"/>
              </w:rPr>
              <w:t xml:space="preserve">- </w:t>
            </w:r>
            <w:r w:rsidR="00FC096D" w:rsidRPr="00EA6C1B">
              <w:rPr>
                <w:rFonts w:asciiTheme="majorBidi" w:hAnsiTheme="majorBidi" w:cstheme="majorBidi"/>
              </w:rPr>
              <w:t>Lines 25–32)</w:t>
            </w:r>
            <w:r w:rsidRPr="00EA6C1B">
              <w:rPr>
                <w:rFonts w:asciiTheme="majorBidi" w:hAnsiTheme="majorBidi" w:cstheme="majorBidi"/>
              </w:rPr>
              <w:t xml:space="preserve">, uses the leucophores cells </w:t>
            </w:r>
            <w:r w:rsidRPr="001F70AA">
              <w:rPr>
                <w:rFonts w:asciiTheme="majorBidi" w:hAnsiTheme="majorBidi" w:cstheme="majorBidi"/>
                <w:highlight w:val="yellow"/>
              </w:rPr>
              <w:t>to</w:t>
            </w:r>
            <w:r w:rsidRPr="00EA6C1B">
              <w:rPr>
                <w:rFonts w:asciiTheme="majorBidi" w:hAnsiTheme="majorBidi" w:cstheme="majorBidi"/>
              </w:rPr>
              <w:t xml:space="preserve"> provide a </w:t>
            </w:r>
            <w:r w:rsidR="00FC096D" w:rsidRPr="00EA6C1B">
              <w:rPr>
                <w:rFonts w:asciiTheme="majorBidi" w:hAnsiTheme="majorBidi" w:cstheme="majorBidi"/>
              </w:rPr>
              <w:t>new solution</w:t>
            </w:r>
            <w:r w:rsidRPr="00EA6C1B">
              <w:rPr>
                <w:rFonts w:asciiTheme="majorBidi" w:hAnsiTheme="majorBidi" w:cstheme="majorBidi"/>
              </w:rPr>
              <w:t xml:space="preserve"> </w:t>
            </w:r>
            <w:r w:rsidR="0063063E" w:rsidRPr="00EA6C1B">
              <w:rPr>
                <w:rFonts w:asciiTheme="majorBidi" w:hAnsiTheme="majorBidi" w:cstheme="majorBidi"/>
              </w:rPr>
              <w:t>by</w:t>
            </w:r>
            <w:r w:rsidR="00FC096D" w:rsidRPr="00EA6C1B">
              <w:rPr>
                <w:rFonts w:asciiTheme="majorBidi" w:hAnsiTheme="majorBidi" w:cstheme="majorBidi"/>
              </w:rPr>
              <w:t xml:space="preserve"> reflecting light from the area around the best solution and visibility of the pattern, where </w:t>
            </w:r>
            <w:r w:rsidR="00FC096D" w:rsidRPr="00EA6C1B">
              <w:rPr>
                <w:rFonts w:asciiTheme="majorBidi" w:hAnsiTheme="majorBidi" w:cstheme="majorBidi"/>
                <w:i/>
                <w:iCs/>
              </w:rPr>
              <w:t>AVbest</w:t>
            </w:r>
            <w:r w:rsidR="00FC096D" w:rsidRPr="00EA6C1B">
              <w:rPr>
                <w:rFonts w:asciiTheme="majorBidi" w:hAnsiTheme="majorBidi" w:cstheme="majorBidi"/>
              </w:rPr>
              <w:t xml:space="preserve"> is the average value of the </w:t>
            </w:r>
            <w:r w:rsidR="00FC096D" w:rsidRPr="00EA6C1B">
              <w:rPr>
                <w:rFonts w:asciiTheme="majorBidi" w:hAnsiTheme="majorBidi" w:cstheme="majorBidi"/>
                <w:i/>
                <w:iCs/>
              </w:rPr>
              <w:t>Best.Points</w:t>
            </w:r>
            <w:r w:rsidR="00FC096D" w:rsidRPr="00EA6C1B">
              <w:rPr>
                <w:rFonts w:asciiTheme="majorBidi" w:hAnsiTheme="majorBidi" w:cstheme="majorBidi"/>
              </w:rPr>
              <w:t xml:space="preserve">. Finally, </w:t>
            </w:r>
            <w:r w:rsidR="00E358BF" w:rsidRPr="00EA6C1B">
              <w:rPr>
                <w:rFonts w:asciiTheme="majorBidi" w:hAnsiTheme="majorBidi" w:cstheme="majorBidi"/>
              </w:rPr>
              <w:t xml:space="preserve">a </w:t>
            </w:r>
            <w:r w:rsidR="00FC096D" w:rsidRPr="00EA6C1B">
              <w:rPr>
                <w:rFonts w:asciiTheme="majorBidi" w:hAnsiTheme="majorBidi" w:cstheme="majorBidi"/>
              </w:rPr>
              <w:t xml:space="preserve">random solution </w:t>
            </w:r>
            <w:r w:rsidR="0063063E" w:rsidRPr="00EA6C1B">
              <w:rPr>
                <w:rFonts w:asciiTheme="majorBidi" w:hAnsiTheme="majorBidi" w:cstheme="majorBidi"/>
              </w:rPr>
              <w:t xml:space="preserve">is produced using the leucophores cells operator in case 6 (represents </w:t>
            </w:r>
            <m:oMath>
              <m:sSub>
                <m:sSubPr>
                  <m:ctrlPr>
                    <w:rPr>
                      <w:rStyle w:val="Emphasis"/>
                      <w:rFonts w:ascii="Cambria Math" w:hAnsi="Cambria Math" w:cstheme="majorBidi"/>
                      <w:i w:val="0"/>
                      <w:iCs w:val="0"/>
                    </w:rPr>
                  </m:ctrlPr>
                </m:sSubPr>
                <m:e>
                  <m:r>
                    <m:rPr>
                      <m:sty m:val="p"/>
                    </m:rPr>
                    <w:rPr>
                      <w:rStyle w:val="Emphasis"/>
                      <w:rFonts w:ascii="Cambria Math" w:hAnsi="Cambria Math" w:cstheme="majorBidi"/>
                    </w:rPr>
                    <m:t>G</m:t>
                  </m:r>
                </m:e>
                <m:sub>
                  <m:r>
                    <m:rPr>
                      <m:sty m:val="p"/>
                    </m:rPr>
                    <w:rPr>
                      <w:rStyle w:val="Emphasis"/>
                      <w:rFonts w:ascii="Cambria Math" w:hAnsi="Cambria Math" w:cstheme="majorBidi"/>
                    </w:rPr>
                    <m:t>4</m:t>
                  </m:r>
                </m:sub>
              </m:sSub>
              <m:r>
                <m:rPr>
                  <m:sty m:val="p"/>
                </m:rPr>
                <w:rPr>
                  <w:rStyle w:val="Emphasis"/>
                  <w:rFonts w:ascii="Cambria Math" w:hAnsi="Cambria Math"/>
                </w:rPr>
                <m:t xml:space="preserve">, </m:t>
              </m:r>
            </m:oMath>
            <w:r w:rsidR="00FC096D" w:rsidRPr="00EA6C1B">
              <w:rPr>
                <w:rFonts w:asciiTheme="majorBidi" w:hAnsiTheme="majorBidi" w:cstheme="majorBidi"/>
              </w:rPr>
              <w:t>Lines 33–39).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
              <w:gridCol w:w="6886"/>
              <w:gridCol w:w="1425"/>
            </w:tblGrid>
            <w:tr w:rsidR="00EA6C1B" w:rsidRPr="00EA6C1B" w14:paraId="578B7D12" w14:textId="77777777" w:rsidTr="00FC096D">
              <w:tc>
                <w:tcPr>
                  <w:tcW w:w="971" w:type="dxa"/>
                </w:tcPr>
                <w:p w14:paraId="4DAB70DD" w14:textId="77777777" w:rsidR="00FC096D" w:rsidRPr="00EA6C1B" w:rsidRDefault="00FC096D" w:rsidP="00EA22EF">
                  <w:pPr>
                    <w:pStyle w:val="NoSpacing"/>
                    <w:shd w:val="clear" w:color="auto" w:fill="FFFFFF" w:themeFill="background1"/>
                    <w:spacing w:line="360" w:lineRule="auto"/>
                    <w:rPr>
                      <w:rStyle w:val="Emphasis"/>
                      <w:rFonts w:asciiTheme="majorBidi" w:eastAsia="Calibri" w:hAnsiTheme="majorBidi" w:cstheme="majorBidi"/>
                      <w:sz w:val="24"/>
                      <w:szCs w:val="24"/>
                    </w:rPr>
                  </w:pPr>
                </w:p>
              </w:tc>
              <w:tc>
                <w:tcPr>
                  <w:tcW w:w="6886" w:type="dxa"/>
                </w:tcPr>
                <w:p w14:paraId="4515B935" w14:textId="6489DBAE" w:rsidR="00FC096D" w:rsidRPr="00EA6C1B" w:rsidRDefault="00FC096D" w:rsidP="00EA22EF">
                  <w:pPr>
                    <w:pStyle w:val="NoSpacing"/>
                    <w:shd w:val="clear" w:color="auto" w:fill="FFFFFF" w:themeFill="background1"/>
                    <w:spacing w:line="360" w:lineRule="auto"/>
                    <w:rPr>
                      <w:rStyle w:val="Emphasis"/>
                      <w:rFonts w:asciiTheme="majorBidi" w:hAnsiTheme="majorBidi" w:cstheme="majorBidi"/>
                    </w:rPr>
                  </w:pPr>
                  <m:oMathPara>
                    <m:oMathParaPr>
                      <m:jc m:val="center"/>
                    </m:oMathParaPr>
                    <m:oMath>
                      <m:r>
                        <w:rPr>
                          <w:rFonts w:ascii="Cambria Math" w:hAnsi="Cambria Math" w:cstheme="majorBidi"/>
                        </w:rPr>
                        <m:t>visibility</m:t>
                      </m:r>
                      <m:d>
                        <m:dPr>
                          <m:begChr m:val="["/>
                          <m:endChr m:val="]"/>
                          <m:ctrlPr>
                            <w:rPr>
                              <w:rFonts w:ascii="Cambria Math" w:hAnsi="Cambria Math" w:cstheme="majorBidi"/>
                              <w:i/>
                              <w:iCs/>
                            </w:rPr>
                          </m:ctrlPr>
                        </m:dPr>
                        <m:e>
                          <m:r>
                            <w:rPr>
                              <w:rFonts w:ascii="Cambria Math" w:hAnsi="Cambria Math" w:cstheme="majorBidi"/>
                            </w:rPr>
                            <m:t xml:space="preserve"> j </m:t>
                          </m:r>
                        </m:e>
                      </m:d>
                      <m:r>
                        <m:rPr>
                          <m:sty m:val="p"/>
                        </m:rPr>
                        <w:rPr>
                          <w:rStyle w:val="Emphasis"/>
                          <w:rFonts w:ascii="Cambria Math" w:hAnsi="Cambria Math" w:cstheme="majorBidi"/>
                        </w:rPr>
                        <m:t>=V</m:t>
                      </m:r>
                      <m:r>
                        <w:rPr>
                          <w:rFonts w:ascii="Cambria Math" w:hAnsi="Cambria Math" w:cstheme="majorBidi"/>
                        </w:rPr>
                        <m:t xml:space="preserve">× </m:t>
                      </m:r>
                      <m:r>
                        <m:rPr>
                          <m:sty m:val="p"/>
                        </m:rPr>
                        <w:rPr>
                          <w:rStyle w:val="Emphasis"/>
                          <w:rFonts w:ascii="Cambria Math" w:hAnsi="Cambria Math" w:cstheme="majorBidi"/>
                        </w:rPr>
                        <m:t>(Best.</m:t>
                      </m:r>
                      <m:r>
                        <w:rPr>
                          <w:rFonts w:ascii="Cambria Math" w:hAnsi="Cambria Math" w:cstheme="majorBidi"/>
                        </w:rPr>
                        <m:t>Points</m:t>
                      </m:r>
                      <m:d>
                        <m:dPr>
                          <m:begChr m:val="["/>
                          <m:endChr m:val="]"/>
                          <m:ctrlPr>
                            <w:rPr>
                              <w:rFonts w:ascii="Cambria Math" w:hAnsi="Cambria Math" w:cstheme="majorBidi"/>
                              <w:i/>
                              <w:iCs/>
                            </w:rPr>
                          </m:ctrlPr>
                        </m:dPr>
                        <m:e>
                          <m:r>
                            <w:rPr>
                              <w:rFonts w:ascii="Cambria Math" w:hAnsi="Cambria Math" w:cstheme="majorBidi"/>
                            </w:rPr>
                            <m:t xml:space="preserve"> j </m:t>
                          </m:r>
                        </m:e>
                      </m:d>
                      <m:r>
                        <w:rPr>
                          <w:rFonts w:ascii="Cambria Math" w:hAnsi="Cambria Math" w:cstheme="majorBidi"/>
                        </w:rPr>
                        <m:t>-AVbest)</m:t>
                      </m:r>
                    </m:oMath>
                  </m:oMathPara>
                </w:p>
              </w:tc>
              <w:tc>
                <w:tcPr>
                  <w:tcW w:w="1425" w:type="dxa"/>
                </w:tcPr>
                <w:p w14:paraId="6D6F07CF" w14:textId="77777777" w:rsidR="00FC096D" w:rsidRPr="00EA6C1B" w:rsidRDefault="00FC096D" w:rsidP="00EA22EF">
                  <w:pPr>
                    <w:pStyle w:val="NoSpacing"/>
                    <w:shd w:val="clear" w:color="auto" w:fill="FFFFFF" w:themeFill="background1"/>
                    <w:spacing w:line="360" w:lineRule="auto"/>
                    <w:jc w:val="right"/>
                    <w:rPr>
                      <w:rStyle w:val="Emphasis"/>
                      <w:rFonts w:asciiTheme="majorBidi" w:hAnsiTheme="majorBidi" w:cstheme="majorBidi"/>
                      <w:i w:val="0"/>
                      <w:iCs w:val="0"/>
                      <w:sz w:val="24"/>
                      <w:szCs w:val="24"/>
                    </w:rPr>
                  </w:pPr>
                  <w:r w:rsidRPr="00EA6C1B">
                    <w:rPr>
                      <w:rStyle w:val="Emphasis"/>
                      <w:rFonts w:asciiTheme="majorBidi" w:hAnsiTheme="majorBidi" w:cstheme="majorBidi"/>
                      <w:i w:val="0"/>
                      <w:iCs w:val="0"/>
                      <w:sz w:val="24"/>
                      <w:szCs w:val="24"/>
                    </w:rPr>
                    <w:t>(7)</w:t>
                  </w:r>
                </w:p>
              </w:tc>
            </w:tr>
          </w:tbl>
          <w:p w14:paraId="442FB1DE" w14:textId="77777777" w:rsidR="00FC096D" w:rsidRPr="00EA6C1B" w:rsidRDefault="00FC096D" w:rsidP="00EA22EF">
            <w:pPr>
              <w:pStyle w:val="NoSpacing"/>
              <w:shd w:val="clear" w:color="auto" w:fill="FFFFFF" w:themeFill="background1"/>
              <w:spacing w:after="120" w:line="360" w:lineRule="auto"/>
              <w:rPr>
                <w:rStyle w:val="Emphasis"/>
                <w:rFonts w:asciiTheme="majorBidi" w:hAnsiTheme="majorBidi" w:cstheme="majorBidi"/>
                <w:i w:val="0"/>
                <w:iCs w:val="0"/>
                <w:sz w:val="24"/>
                <w:szCs w:val="24"/>
              </w:rPr>
            </w:pPr>
          </w:p>
        </w:tc>
      </w:tr>
    </w:tbl>
    <w:p w14:paraId="00773A4C" w14:textId="4178EAF9" w:rsidR="00175438" w:rsidRPr="00EA6C1B" w:rsidRDefault="00175438" w:rsidP="00CC5694">
      <w:pPr>
        <w:pStyle w:val="Heading2"/>
        <w:spacing w:before="120" w:after="120" w:line="360" w:lineRule="auto"/>
        <w:ind w:left="540" w:hanging="540"/>
        <w:rPr>
          <w:rFonts w:asciiTheme="majorBidi" w:hAnsiTheme="majorBidi"/>
          <w:b/>
          <w:bCs/>
          <w:color w:val="auto"/>
          <w:sz w:val="28"/>
          <w:szCs w:val="28"/>
        </w:rPr>
      </w:pPr>
      <w:r w:rsidRPr="00EA6C1B">
        <w:rPr>
          <w:rFonts w:asciiTheme="majorBidi" w:hAnsiTheme="majorBidi"/>
          <w:b/>
          <w:bCs/>
          <w:color w:val="auto"/>
          <w:sz w:val="28"/>
          <w:szCs w:val="28"/>
        </w:rPr>
        <w:t>3.2</w:t>
      </w:r>
      <w:r w:rsidRPr="00EA6C1B">
        <w:rPr>
          <w:rFonts w:asciiTheme="majorBidi" w:hAnsiTheme="majorBidi"/>
          <w:b/>
          <w:bCs/>
          <w:i/>
          <w:iCs/>
          <w:color w:val="auto"/>
          <w:sz w:val="28"/>
          <w:szCs w:val="28"/>
        </w:rPr>
        <w:t xml:space="preserve"> </w:t>
      </w:r>
      <w:r w:rsidR="00CC5694">
        <w:rPr>
          <w:rFonts w:asciiTheme="majorBidi" w:hAnsiTheme="majorBidi"/>
          <w:b/>
          <w:bCs/>
          <w:color w:val="auto"/>
          <w:sz w:val="28"/>
          <w:szCs w:val="28"/>
        </w:rPr>
        <w:tab/>
      </w:r>
      <w:r w:rsidRPr="00EA6C1B">
        <w:rPr>
          <w:rFonts w:asciiTheme="majorBidi" w:hAnsiTheme="majorBidi"/>
          <w:b/>
          <w:bCs/>
          <w:color w:val="auto"/>
          <w:sz w:val="28"/>
          <w:szCs w:val="28"/>
        </w:rPr>
        <w:t xml:space="preserve">Genetic algorithm </w:t>
      </w:r>
    </w:p>
    <w:p w14:paraId="1649FF88" w14:textId="5C26E1B1" w:rsidR="00703A4B" w:rsidRPr="00EA6C1B" w:rsidRDefault="0025514E" w:rsidP="003E6543">
      <w:pPr>
        <w:pStyle w:val="NoSpacing"/>
        <w:shd w:val="clear" w:color="auto" w:fill="FFFFFF" w:themeFill="background1"/>
        <w:spacing w:after="120" w:line="360" w:lineRule="auto"/>
        <w:jc w:val="both"/>
        <w:rPr>
          <w:rFonts w:asciiTheme="majorBidi" w:hAnsiTheme="majorBidi" w:cstheme="majorBidi"/>
        </w:rPr>
      </w:pPr>
      <w:r w:rsidRPr="00EA6C1B">
        <w:rPr>
          <w:rFonts w:asciiTheme="majorBidi" w:hAnsiTheme="majorBidi" w:cstheme="majorBidi"/>
          <w:lang w:val="en-GB"/>
        </w:rPr>
        <w:t xml:space="preserve">The </w:t>
      </w:r>
      <w:r w:rsidR="0013247B" w:rsidRPr="00EA6C1B">
        <w:rPr>
          <w:rFonts w:asciiTheme="majorBidi" w:hAnsiTheme="majorBidi" w:cstheme="majorBidi"/>
        </w:rPr>
        <w:t xml:space="preserve">Genetic Algorithm (GA) was proposed by John Holland in </w:t>
      </w:r>
      <w:r w:rsidR="00E358BF" w:rsidRPr="00EA6C1B">
        <w:rPr>
          <w:rFonts w:asciiTheme="majorBidi" w:hAnsiTheme="majorBidi" w:cstheme="majorBidi"/>
        </w:rPr>
        <w:t xml:space="preserve">the </w:t>
      </w:r>
      <w:r w:rsidR="0013247B" w:rsidRPr="00EA6C1B">
        <w:rPr>
          <w:rFonts w:asciiTheme="majorBidi" w:hAnsiTheme="majorBidi" w:cstheme="majorBidi"/>
        </w:rPr>
        <w:t>1970s</w:t>
      </w:r>
      <w:r w:rsidR="00E915C7" w:rsidRPr="00EA6C1B">
        <w:rPr>
          <w:rFonts w:asciiTheme="majorBidi" w:hAnsiTheme="majorBidi" w:cstheme="majorBidi"/>
        </w:rPr>
        <w:t xml:space="preserve"> as an important searching technique to find the best option </w:t>
      </w:r>
      <w:r w:rsidR="001F70AA" w:rsidRPr="001F70AA">
        <w:rPr>
          <w:rFonts w:asciiTheme="majorBidi" w:hAnsiTheme="majorBidi" w:cstheme="majorBidi"/>
          <w:highlight w:val="yellow"/>
        </w:rPr>
        <w:t>for</w:t>
      </w:r>
      <w:r w:rsidR="00E915C7" w:rsidRPr="00EA6C1B">
        <w:rPr>
          <w:rFonts w:asciiTheme="majorBidi" w:hAnsiTheme="majorBidi" w:cstheme="majorBidi"/>
        </w:rPr>
        <w:t xml:space="preserve"> a set of available solutions </w:t>
      </w:r>
      <w:r w:rsidR="00E915C7"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{"citationItems":[{"id":"ITEM-1","itemData":{"author":[{"dropping-particle":"","family":"Holland","given":"John Henry","non-dropping-particle":"","parse-names":false,"suffix":""},{"dropping-particle":"","family":"others","given":"","non-dropping-particle":"","parse-names":false,"suffix":""}],"id":"ITEM-1","issued":{"date-parts":[["1992"]]},"publisher":"MIT press","title":"Adaptation in natural and artificial systems: an introductory analysis with applications to biology, control, and artificial intelligence","type":"book"},"uris":["http://www.mendeley.com/documents/?uuid=a5020142-c963-4802-a572-fff733db47e5"]}],"mendeley":{"formattedCitation":"[23]","plainTextFormattedCitation":"[23]","previouslyFormattedCitation":"[13]"},"properties":{"noteIndex":0},"schema":"https://github.com/citation-style-language/schema/raw/master/csl-citation.json"}</w:instrText>
      </w:r>
      <w:r w:rsidR="00E915C7" w:rsidRPr="00EA6C1B">
        <w:rPr>
          <w:rFonts w:asciiTheme="majorBidi" w:hAnsiTheme="majorBidi" w:cstheme="majorBidi"/>
        </w:rPr>
        <w:fldChar w:fldCharType="separate"/>
      </w:r>
      <w:r w:rsidR="002463D6" w:rsidRPr="00EA6C1B">
        <w:rPr>
          <w:rFonts w:asciiTheme="majorBidi" w:hAnsiTheme="majorBidi" w:cstheme="majorBidi"/>
          <w:noProof/>
        </w:rPr>
        <w:t>[23]</w:t>
      </w:r>
      <w:r w:rsidR="00E915C7" w:rsidRPr="00EA6C1B">
        <w:rPr>
          <w:rFonts w:asciiTheme="majorBidi" w:hAnsiTheme="majorBidi" w:cstheme="majorBidi"/>
        </w:rPr>
        <w:fldChar w:fldCharType="end"/>
      </w:r>
      <w:r w:rsidR="00E915C7" w:rsidRPr="00EA6C1B">
        <w:rPr>
          <w:rFonts w:asciiTheme="majorBidi" w:hAnsiTheme="majorBidi" w:cstheme="majorBidi"/>
        </w:rPr>
        <w:t xml:space="preserve">. </w:t>
      </w:r>
      <w:r w:rsidR="0013247B" w:rsidRPr="00EA6C1B">
        <w:rPr>
          <w:rFonts w:asciiTheme="majorBidi" w:hAnsiTheme="majorBidi" w:cstheme="majorBidi"/>
        </w:rPr>
        <w:t xml:space="preserve">The </w:t>
      </w:r>
      <w:r w:rsidR="00E915C7" w:rsidRPr="00EA6C1B">
        <w:rPr>
          <w:rFonts w:asciiTheme="majorBidi" w:hAnsiTheme="majorBidi" w:cstheme="majorBidi"/>
        </w:rPr>
        <w:t xml:space="preserve">GA was </w:t>
      </w:r>
      <w:r w:rsidR="0013247B" w:rsidRPr="00EA6C1B">
        <w:rPr>
          <w:rFonts w:asciiTheme="majorBidi" w:hAnsiTheme="majorBidi" w:cstheme="majorBidi"/>
        </w:rPr>
        <w:t xml:space="preserve">applied </w:t>
      </w:r>
      <w:r w:rsidR="00E358BF" w:rsidRPr="00EA6C1B">
        <w:rPr>
          <w:rFonts w:asciiTheme="majorBidi" w:hAnsiTheme="majorBidi" w:cstheme="majorBidi"/>
        </w:rPr>
        <w:t>to</w:t>
      </w:r>
      <w:r w:rsidR="00703A4B" w:rsidRPr="00EA6C1B">
        <w:rPr>
          <w:rFonts w:asciiTheme="majorBidi" w:hAnsiTheme="majorBidi" w:cstheme="majorBidi"/>
        </w:rPr>
        <w:t xml:space="preserve"> the </w:t>
      </w:r>
      <w:r w:rsidR="008359AA" w:rsidRPr="00EA6C1B">
        <w:rPr>
          <w:rFonts w:asciiTheme="majorBidi" w:hAnsiTheme="majorBidi" w:cstheme="majorBidi"/>
        </w:rPr>
        <w:t>PID</w:t>
      </w:r>
      <w:r w:rsidR="00703A4B" w:rsidRPr="00EA6C1B">
        <w:rPr>
          <w:rFonts w:asciiTheme="majorBidi" w:hAnsiTheme="majorBidi" w:cstheme="majorBidi"/>
        </w:rPr>
        <w:t xml:space="preserve"> dataset to reduce the number of features using </w:t>
      </w:r>
      <w:r w:rsidR="0033429B" w:rsidRPr="00EA6C1B">
        <w:rPr>
          <w:rFonts w:asciiTheme="majorBidi" w:hAnsiTheme="majorBidi" w:cstheme="majorBidi"/>
        </w:rPr>
        <w:t>a</w:t>
      </w:r>
      <w:r w:rsidR="00703A4B" w:rsidRPr="00EA6C1B">
        <w:rPr>
          <w:rFonts w:asciiTheme="majorBidi" w:hAnsiTheme="majorBidi" w:cstheme="majorBidi"/>
        </w:rPr>
        <w:t xml:space="preserve"> fitness function</w:t>
      </w:r>
      <w:r w:rsidR="0033429B" w:rsidRPr="00EA6C1B">
        <w:rPr>
          <w:rFonts w:asciiTheme="majorBidi" w:hAnsiTheme="majorBidi" w:cstheme="majorBidi"/>
        </w:rPr>
        <w:t xml:space="preserve"> (</w:t>
      </w:r>
      <w:r w:rsidR="00AD56C8" w:rsidRPr="00EA6C1B">
        <w:rPr>
          <w:rFonts w:asciiTheme="majorBidi" w:hAnsiTheme="majorBidi" w:cstheme="majorBidi"/>
        </w:rPr>
        <w:t>E</w:t>
      </w:r>
      <w:r w:rsidR="0033429B" w:rsidRPr="00EA6C1B">
        <w:rPr>
          <w:rFonts w:asciiTheme="majorBidi" w:hAnsiTheme="majorBidi" w:cstheme="majorBidi"/>
        </w:rPr>
        <w:t>q</w:t>
      </w:r>
      <w:r w:rsidR="001B22F2" w:rsidRPr="00EA6C1B">
        <w:rPr>
          <w:rFonts w:asciiTheme="majorBidi" w:hAnsiTheme="majorBidi" w:cstheme="majorBidi"/>
        </w:rPr>
        <w:t>.</w:t>
      </w:r>
      <w:r w:rsidR="0033429B" w:rsidRPr="00EA6C1B">
        <w:rPr>
          <w:rFonts w:asciiTheme="majorBidi" w:hAnsiTheme="majorBidi" w:cstheme="majorBidi"/>
        </w:rPr>
        <w:t xml:space="preserve"> 8)</w:t>
      </w:r>
      <w:r w:rsidRPr="00EA6C1B">
        <w:rPr>
          <w:rFonts w:asciiTheme="majorBidi" w:hAnsiTheme="majorBidi" w:cstheme="majorBidi"/>
        </w:rPr>
        <w:t xml:space="preserve">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[2]</w:t>
      </w:r>
      <w:r w:rsidRPr="00EA6C1B">
        <w:rPr>
          <w:rFonts w:asciiTheme="majorBidi" w:hAnsiTheme="majorBidi" w:cstheme="majorBidi"/>
        </w:rPr>
        <w:fldChar w:fldCharType="end"/>
      </w:r>
      <w:r w:rsidR="0033429B" w:rsidRPr="00EA6C1B">
        <w:rPr>
          <w:rFonts w:asciiTheme="majorBidi" w:hAnsiTheme="majorBidi" w:cstheme="majorBidi"/>
        </w:rPr>
        <w:t>. The algorithm initialize</w:t>
      </w:r>
      <w:r w:rsidR="00E915C7" w:rsidRPr="00EA6C1B">
        <w:rPr>
          <w:rFonts w:asciiTheme="majorBidi" w:hAnsiTheme="majorBidi" w:cstheme="majorBidi"/>
        </w:rPr>
        <w:t>s</w:t>
      </w:r>
      <w:r w:rsidR="0033429B" w:rsidRPr="00EA6C1B">
        <w:rPr>
          <w:rFonts w:asciiTheme="majorBidi" w:hAnsiTheme="majorBidi" w:cstheme="majorBidi"/>
        </w:rPr>
        <w:t xml:space="preserve"> the population in the dataset and perform</w:t>
      </w:r>
      <w:r w:rsidR="00AD56C8" w:rsidRPr="00EA6C1B">
        <w:rPr>
          <w:rFonts w:asciiTheme="majorBidi" w:hAnsiTheme="majorBidi" w:cstheme="majorBidi"/>
        </w:rPr>
        <w:t>s</w:t>
      </w:r>
      <w:r w:rsidR="0033429B" w:rsidRPr="00EA6C1B">
        <w:rPr>
          <w:rFonts w:asciiTheme="majorBidi" w:hAnsiTheme="majorBidi" w:cstheme="majorBidi"/>
        </w:rPr>
        <w:t xml:space="preserve"> selection, crossover, mutation</w:t>
      </w:r>
      <w:r w:rsidR="00AD56C8" w:rsidRPr="00EA6C1B">
        <w:rPr>
          <w:rFonts w:asciiTheme="majorBidi" w:hAnsiTheme="majorBidi" w:cstheme="majorBidi"/>
        </w:rPr>
        <w:t>,</w:t>
      </w:r>
      <w:r w:rsidR="0033429B" w:rsidRPr="00EA6C1B">
        <w:rPr>
          <w:rFonts w:asciiTheme="majorBidi" w:hAnsiTheme="majorBidi" w:cstheme="majorBidi"/>
        </w:rPr>
        <w:t xml:space="preserve"> and termination</w:t>
      </w:r>
      <w:r w:rsidR="00AD56C8" w:rsidRPr="00EA6C1B">
        <w:rPr>
          <w:rFonts w:asciiTheme="majorBidi" w:hAnsiTheme="majorBidi" w:cstheme="majorBidi"/>
        </w:rPr>
        <w:t xml:space="preserve"> operators</w:t>
      </w:r>
      <w:r w:rsidR="0033429B" w:rsidRPr="00EA6C1B">
        <w:rPr>
          <w:rFonts w:asciiTheme="majorBidi" w:hAnsiTheme="majorBidi" w:cstheme="majorBidi"/>
        </w:rPr>
        <w:t>. The selection process is based on the concept of survival of the fittest. T</w:t>
      </w:r>
      <w:r w:rsidR="00703A4B" w:rsidRPr="00EA6C1B">
        <w:rPr>
          <w:rFonts w:asciiTheme="majorBidi" w:hAnsiTheme="majorBidi" w:cstheme="majorBidi"/>
        </w:rPr>
        <w:t xml:space="preserve">he experiment </w:t>
      </w:r>
      <w:r w:rsidR="0033429B" w:rsidRPr="00EA6C1B">
        <w:rPr>
          <w:rFonts w:asciiTheme="majorBidi" w:hAnsiTheme="majorBidi" w:cstheme="majorBidi"/>
        </w:rPr>
        <w:t xml:space="preserve">in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{"citationItems":[{"id":"ITEM-1","itemData":{"author":[{"dropping-particle":"","family":"Holland","given":"John Henry","non-dropping-particle":"","parse-names":false,"suffix":""},{"dropping-particle":"","family":"others","given":"","non-dropping-particle":"","parse-names":false,"suffix":""}],"id":"ITEM-1","issued":{"date-parts":[["1992"]]},"publisher":"MIT press","title":"Adaptation in natural and artificial systems: an introductory analysis with applications to biology, control, and artificial intelligence","type":"book"},"uris":["http://www.mendeley.com/documents/?uuid=a5020142-c963-4802-a572-fff733db47e5"]}],"mendeley":{"formattedCitation":"[23]","plainTextFormattedCitation":"[23]","previouslyFormattedCitation":"[13]"},"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[23]</w:t>
      </w:r>
      <w:r w:rsidRPr="00EA6C1B">
        <w:rPr>
          <w:rFonts w:asciiTheme="majorBidi" w:hAnsiTheme="majorBidi" w:cstheme="majorBidi"/>
        </w:rPr>
        <w:fldChar w:fldCharType="end"/>
      </w:r>
      <w:r w:rsidRPr="00EA6C1B" w:rsidDel="0025514E">
        <w:rPr>
          <w:rFonts w:asciiTheme="majorBidi" w:hAnsiTheme="majorBidi" w:cstheme="majorBidi"/>
        </w:rPr>
        <w:t xml:space="preserve"> </w:t>
      </w:r>
      <w:r w:rsidR="0033429B" w:rsidRPr="00EA6C1B">
        <w:rPr>
          <w:rFonts w:asciiTheme="majorBidi" w:hAnsiTheme="majorBidi" w:cstheme="majorBidi"/>
        </w:rPr>
        <w:t xml:space="preserve">was </w:t>
      </w:r>
      <w:r w:rsidR="00703A4B" w:rsidRPr="00EA6C1B">
        <w:rPr>
          <w:rFonts w:asciiTheme="majorBidi" w:hAnsiTheme="majorBidi" w:cstheme="majorBidi"/>
        </w:rPr>
        <w:t xml:space="preserve">simulated using a </w:t>
      </w:r>
      <w:r w:rsidR="00AD56C8" w:rsidRPr="00EA6C1B">
        <w:rPr>
          <w:rFonts w:asciiTheme="majorBidi" w:hAnsiTheme="majorBidi" w:cstheme="majorBidi"/>
        </w:rPr>
        <w:t>m</w:t>
      </w:r>
      <w:r w:rsidR="00703A4B" w:rsidRPr="00EA6C1B">
        <w:rPr>
          <w:rFonts w:asciiTheme="majorBidi" w:hAnsiTheme="majorBidi" w:cstheme="majorBidi"/>
        </w:rPr>
        <w:t xml:space="preserve">ulti-object </w:t>
      </w:r>
      <w:r w:rsidR="00AD56C8" w:rsidRPr="00EA6C1B">
        <w:rPr>
          <w:rFonts w:asciiTheme="majorBidi" w:hAnsiTheme="majorBidi" w:cstheme="majorBidi"/>
        </w:rPr>
        <w:t>f</w:t>
      </w:r>
      <w:r w:rsidR="00703A4B" w:rsidRPr="00EA6C1B">
        <w:rPr>
          <w:rFonts w:asciiTheme="majorBidi" w:hAnsiTheme="majorBidi" w:cstheme="majorBidi"/>
        </w:rPr>
        <w:t>uzzy classifier.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650"/>
        <w:gridCol w:w="535"/>
      </w:tblGrid>
      <w:tr w:rsidR="00EA6C1B" w:rsidRPr="00EA6C1B" w14:paraId="159353E3" w14:textId="77777777" w:rsidTr="00187F88">
        <w:tc>
          <w:tcPr>
            <w:tcW w:w="1165" w:type="dxa"/>
          </w:tcPr>
          <w:p w14:paraId="488036E9" w14:textId="77777777" w:rsidR="00175438" w:rsidRPr="00EA6C1B" w:rsidRDefault="00175438" w:rsidP="00187F88">
            <w:pPr>
              <w:pStyle w:val="NoSpacing"/>
              <w:shd w:val="clear" w:color="auto" w:fill="FFFFFF" w:themeFill="background1"/>
              <w:spacing w:line="360" w:lineRule="auto"/>
              <w:rPr>
                <w:rFonts w:asciiTheme="majorBidi" w:hAnsiTheme="majorBidi" w:cstheme="majorBidi"/>
                <w:sz w:val="24"/>
                <w:szCs w:val="24"/>
              </w:rPr>
            </w:pPr>
          </w:p>
        </w:tc>
        <w:tc>
          <w:tcPr>
            <w:tcW w:w="7650" w:type="dxa"/>
          </w:tcPr>
          <w:p w14:paraId="79C75EA9" w14:textId="6CF29A89" w:rsidR="00175438" w:rsidRPr="00EA6C1B" w:rsidRDefault="00175438" w:rsidP="00443182">
            <w:pPr>
              <w:pStyle w:val="NoSpacing"/>
              <w:shd w:val="clear" w:color="auto" w:fill="FFFFFF" w:themeFill="background1"/>
              <w:spacing w:line="360" w:lineRule="auto"/>
              <w:ind w:left="-992"/>
              <w:rPr>
                <w:rFonts w:asciiTheme="majorBidi" w:hAnsiTheme="majorBidi" w:cstheme="majorBidi"/>
              </w:rPr>
            </w:pPr>
            <m:oMathPara>
              <m:oMath>
                <m:r>
                  <w:rPr>
                    <w:rFonts w:ascii="Cambria Math" w:hAnsi="Cambria Math" w:cstheme="majorBidi"/>
                  </w:rPr>
                  <m:t>Fitness f</m:t>
                </m:r>
                <m:d>
                  <m:dPr>
                    <m:ctrlPr>
                      <w:rPr>
                        <w:rFonts w:ascii="Cambria Math" w:hAnsi="Cambria Math" w:cstheme="majorBidi"/>
                        <w:iCs/>
                      </w:rPr>
                    </m:ctrlPr>
                  </m:dPr>
                  <m:e>
                    <m:r>
                      <w:rPr>
                        <w:rFonts w:ascii="Cambria Math" w:hAnsi="Cambria Math" w:cstheme="majorBidi"/>
                      </w:rPr>
                      <m:t>x</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fitness of an individual f</m:t>
                    </m:r>
                    <m:d>
                      <m:dPr>
                        <m:ctrlPr>
                          <w:rPr>
                            <w:rFonts w:ascii="Cambria Math" w:hAnsi="Cambria Math" w:cstheme="majorBidi"/>
                            <w:iCs/>
                          </w:rPr>
                        </m:ctrlPr>
                      </m:dPr>
                      <m:e>
                        <m:r>
                          <w:rPr>
                            <w:rFonts w:ascii="Cambria Math" w:hAnsi="Cambria Math" w:cstheme="majorBidi"/>
                          </w:rPr>
                          <m:t>i</m:t>
                        </m:r>
                      </m:e>
                    </m:d>
                  </m:num>
                  <m:den>
                    <m:r>
                      <w:rPr>
                        <w:rFonts w:ascii="Cambria Math" w:hAnsi="Cambria Math" w:cstheme="majorBidi"/>
                      </w:rPr>
                      <m:t xml:space="preserve"> sum of fitness of all individual f</m:t>
                    </m:r>
                    <m:r>
                      <m:rPr>
                        <m:sty m:val="p"/>
                      </m:rPr>
                      <w:rPr>
                        <w:rFonts w:ascii="Cambria Math" w:hAnsi="Cambria Math" w:cstheme="majorBidi"/>
                      </w:rPr>
                      <m:t>(</m:t>
                    </m:r>
                    <m:r>
                      <w:rPr>
                        <w:rFonts w:ascii="Cambria Math" w:hAnsi="Cambria Math" w:cstheme="majorBidi"/>
                      </w:rPr>
                      <m:t>I</m:t>
                    </m:r>
                    <m:r>
                      <m:rPr>
                        <m:sty m:val="p"/>
                      </m:rPr>
                      <w:rPr>
                        <w:rFonts w:ascii="Cambria Math" w:hAnsi="Cambria Math" w:cstheme="majorBidi"/>
                      </w:rPr>
                      <m:t>)</m:t>
                    </m:r>
                  </m:den>
                </m:f>
              </m:oMath>
            </m:oMathPara>
          </w:p>
        </w:tc>
        <w:tc>
          <w:tcPr>
            <w:tcW w:w="535" w:type="dxa"/>
          </w:tcPr>
          <w:p w14:paraId="70876750" w14:textId="77777777" w:rsidR="00175438" w:rsidRPr="00EA6C1B" w:rsidRDefault="00175438" w:rsidP="00187F88">
            <w:pPr>
              <w:pStyle w:val="NoSpacing"/>
              <w:shd w:val="clear" w:color="auto" w:fill="FFFFFF" w:themeFill="background1"/>
              <w:spacing w:line="360" w:lineRule="auto"/>
              <w:rPr>
                <w:rFonts w:asciiTheme="majorBidi" w:hAnsiTheme="majorBidi" w:cstheme="majorBidi"/>
                <w:sz w:val="24"/>
                <w:szCs w:val="24"/>
              </w:rPr>
            </w:pPr>
            <w:r w:rsidRPr="00EA6C1B">
              <w:rPr>
                <w:rFonts w:asciiTheme="majorBidi" w:hAnsiTheme="majorBidi" w:cstheme="majorBidi"/>
                <w:sz w:val="24"/>
                <w:szCs w:val="24"/>
              </w:rPr>
              <w:t>(8)</w:t>
            </w:r>
          </w:p>
        </w:tc>
      </w:tr>
    </w:tbl>
    <w:p w14:paraId="29840344" w14:textId="6873AD53" w:rsidR="002463D6" w:rsidRDefault="002463D6" w:rsidP="00F677F9">
      <w:pPr>
        <w:pStyle w:val="Heading1"/>
        <w:spacing w:before="120" w:beforeAutospacing="0" w:after="120" w:afterAutospacing="0" w:line="360" w:lineRule="auto"/>
        <w:rPr>
          <w:sz w:val="28"/>
          <w:szCs w:val="28"/>
        </w:rPr>
      </w:pPr>
    </w:p>
    <w:p w14:paraId="38CD4ADB" w14:textId="77777777" w:rsidR="00F677F9" w:rsidRPr="00EA6C1B" w:rsidRDefault="00F677F9" w:rsidP="00F677F9">
      <w:pPr>
        <w:pStyle w:val="Heading1"/>
        <w:spacing w:before="120" w:beforeAutospacing="0" w:after="120" w:afterAutospacing="0" w:line="360" w:lineRule="auto"/>
        <w:rPr>
          <w:sz w:val="28"/>
          <w:szCs w:val="28"/>
        </w:rPr>
      </w:pPr>
    </w:p>
    <w:p w14:paraId="65B469E8" w14:textId="483F08A4" w:rsidR="00BD1530" w:rsidRPr="00EA6C1B" w:rsidRDefault="00171E5E" w:rsidP="00CC5694">
      <w:pPr>
        <w:pStyle w:val="Heading1"/>
        <w:numPr>
          <w:ilvl w:val="0"/>
          <w:numId w:val="16"/>
        </w:numPr>
        <w:spacing w:before="120" w:beforeAutospacing="0" w:after="120" w:afterAutospacing="0" w:line="360" w:lineRule="auto"/>
        <w:ind w:left="540" w:hanging="562"/>
        <w:rPr>
          <w:sz w:val="28"/>
          <w:szCs w:val="28"/>
        </w:rPr>
      </w:pPr>
      <w:r w:rsidRPr="00EA6C1B">
        <w:rPr>
          <w:sz w:val="28"/>
          <w:szCs w:val="28"/>
        </w:rPr>
        <w:lastRenderedPageBreak/>
        <w:t>Experiments and results</w:t>
      </w:r>
    </w:p>
    <w:p w14:paraId="4064197E" w14:textId="03BDAA88" w:rsidR="00EC7694" w:rsidRPr="00EA6C1B" w:rsidRDefault="0094305B" w:rsidP="00584655">
      <w:pPr>
        <w:pStyle w:val="NoSpacing"/>
        <w:shd w:val="clear" w:color="auto" w:fill="FFFFFF" w:themeFill="background1"/>
        <w:spacing w:after="120" w:line="360" w:lineRule="auto"/>
        <w:jc w:val="both"/>
        <w:rPr>
          <w:rFonts w:asciiTheme="majorBidi" w:eastAsia="Times New Roman" w:hAnsiTheme="majorBidi" w:cstheme="majorBidi"/>
          <w:lang w:val="en-GB"/>
        </w:rPr>
      </w:pPr>
      <w:r w:rsidRPr="0094305B">
        <w:rPr>
          <w:rFonts w:asciiTheme="majorBidi" w:eastAsia="Times New Roman" w:hAnsiTheme="majorBidi" w:cstheme="majorBidi"/>
          <w:highlight w:val="yellow"/>
          <w:lang w:val="en-GB"/>
        </w:rPr>
        <w:t xml:space="preserve">In this section, the experimental environment including datasets attributes, hardware, software, and tools specifications </w:t>
      </w:r>
      <w:r>
        <w:rPr>
          <w:rFonts w:asciiTheme="majorBidi" w:eastAsia="Times New Roman" w:hAnsiTheme="majorBidi" w:cstheme="majorBidi"/>
          <w:highlight w:val="yellow"/>
          <w:lang w:val="en-GB"/>
        </w:rPr>
        <w:t xml:space="preserve">in addition to the </w:t>
      </w:r>
      <w:r w:rsidRPr="0094305B">
        <w:rPr>
          <w:rFonts w:asciiTheme="majorBidi" w:eastAsia="Times New Roman" w:hAnsiTheme="majorBidi" w:cstheme="majorBidi"/>
          <w:highlight w:val="yellow"/>
          <w:lang w:val="en-GB"/>
        </w:rPr>
        <w:t>feature selection and classification rate are presented. The performance metrics including accuracy, Kappa statistic, and mean absolute error are defined. The results are presented and discussed. However</w:t>
      </w:r>
      <w:r w:rsidRPr="00096A0F">
        <w:rPr>
          <w:rFonts w:asciiTheme="majorBidi" w:eastAsia="Times New Roman" w:hAnsiTheme="majorBidi" w:cstheme="majorBidi"/>
          <w:highlight w:val="yellow"/>
          <w:lang w:val="en-GB"/>
        </w:rPr>
        <w:t xml:space="preserve">, </w:t>
      </w:r>
      <w:r w:rsidR="0053228B" w:rsidRPr="00096A0F">
        <w:rPr>
          <w:rFonts w:asciiTheme="majorBidi" w:eastAsia="Times New Roman" w:hAnsiTheme="majorBidi" w:cstheme="majorBidi"/>
          <w:highlight w:val="yellow"/>
          <w:lang w:val="en-GB"/>
        </w:rPr>
        <w:t>Fig</w:t>
      </w:r>
      <w:r w:rsidR="00096A0F" w:rsidRPr="00096A0F">
        <w:rPr>
          <w:rFonts w:asciiTheme="majorBidi" w:eastAsia="Times New Roman" w:hAnsiTheme="majorBidi" w:cstheme="majorBidi"/>
          <w:highlight w:val="yellow"/>
          <w:lang w:val="en-GB"/>
        </w:rPr>
        <w:t>.</w:t>
      </w:r>
      <w:r w:rsidR="0053228B" w:rsidRPr="00096A0F">
        <w:rPr>
          <w:rFonts w:asciiTheme="majorBidi" w:eastAsia="Times New Roman" w:hAnsiTheme="majorBidi" w:cstheme="majorBidi"/>
          <w:highlight w:val="yellow"/>
          <w:lang w:val="en-GB"/>
        </w:rPr>
        <w:t xml:space="preserve"> </w:t>
      </w:r>
      <w:r w:rsidR="001233B8" w:rsidRPr="00096A0F">
        <w:rPr>
          <w:rFonts w:asciiTheme="majorBidi" w:eastAsia="Times New Roman" w:hAnsiTheme="majorBidi" w:cstheme="majorBidi"/>
          <w:highlight w:val="yellow"/>
          <w:rtl/>
          <w:lang w:val="en-GB"/>
        </w:rPr>
        <w:t>3</w:t>
      </w:r>
      <w:r w:rsidR="0053228B" w:rsidRPr="0094305B">
        <w:rPr>
          <w:rFonts w:asciiTheme="majorBidi" w:eastAsia="Times New Roman" w:hAnsiTheme="majorBidi" w:cstheme="majorBidi"/>
          <w:lang w:val="en-GB"/>
        </w:rPr>
        <w:t xml:space="preserve"> illustrates the main steps of the</w:t>
      </w:r>
      <w:r w:rsidR="005968C2" w:rsidRPr="0094305B">
        <w:rPr>
          <w:rFonts w:asciiTheme="majorBidi" w:eastAsia="Times New Roman" w:hAnsiTheme="majorBidi" w:cstheme="majorBidi"/>
          <w:lang w:val="en-GB"/>
        </w:rPr>
        <w:t xml:space="preserve"> </w:t>
      </w:r>
      <w:r w:rsidR="00BA4B24" w:rsidRPr="0094305B">
        <w:rPr>
          <w:rFonts w:asciiTheme="majorBidi" w:eastAsia="Times New Roman" w:hAnsiTheme="majorBidi" w:cstheme="majorBidi"/>
          <w:lang w:val="en-GB"/>
        </w:rPr>
        <w:t xml:space="preserve">proposed </w:t>
      </w:r>
      <w:r w:rsidR="005968C2" w:rsidRPr="0094305B">
        <w:rPr>
          <w:rFonts w:asciiTheme="majorBidi" w:eastAsia="Times New Roman" w:hAnsiTheme="majorBidi" w:cstheme="majorBidi"/>
          <w:lang w:val="en-GB"/>
        </w:rPr>
        <w:t>approach</w:t>
      </w:r>
      <w:r w:rsidR="0053228B" w:rsidRPr="0094305B">
        <w:rPr>
          <w:rFonts w:asciiTheme="majorBidi" w:eastAsia="Times New Roman" w:hAnsiTheme="majorBidi" w:cstheme="majorBidi"/>
          <w:lang w:val="en-GB"/>
        </w:rPr>
        <w:t xml:space="preserve"> followed in this research.</w:t>
      </w:r>
    </w:p>
    <w:p w14:paraId="69696295" w14:textId="6C36D150" w:rsidR="0053228B" w:rsidRPr="00EA6C1B" w:rsidRDefault="00514038" w:rsidP="001F4732">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r w:rsidRPr="00EA6C1B">
        <w:rPr>
          <w:noProof/>
        </w:rPr>
        <mc:AlternateContent>
          <mc:Choice Requires="wps">
            <w:drawing>
              <wp:anchor distT="0" distB="0" distL="114300" distR="114300" simplePos="0" relativeHeight="251691008" behindDoc="0" locked="0" layoutInCell="1" allowOverlap="1" wp14:anchorId="23423899" wp14:editId="3481A229">
                <wp:simplePos x="0" y="0"/>
                <wp:positionH relativeFrom="margin">
                  <wp:posOffset>4328795</wp:posOffset>
                </wp:positionH>
                <wp:positionV relativeFrom="paragraph">
                  <wp:posOffset>26035</wp:posOffset>
                </wp:positionV>
                <wp:extent cx="1137920" cy="814070"/>
                <wp:effectExtent l="0" t="0" r="5080" b="508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814070"/>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5C62B0D3" w14:textId="3AAEA15F" w:rsidR="00B57F8A" w:rsidRPr="002A01A4" w:rsidRDefault="00B57F8A" w:rsidP="00442110">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4</w:t>
                            </w:r>
                          </w:p>
                          <w:p w14:paraId="1B69B1DF" w14:textId="77777777" w:rsidR="00B57F8A" w:rsidRPr="002A01A4" w:rsidRDefault="00B57F8A" w:rsidP="00442110">
                            <w:pPr>
                              <w:jc w:val="center"/>
                              <w:rPr>
                                <w:rFonts w:asciiTheme="majorBidi" w:hAnsiTheme="majorBidi" w:cstheme="majorBidi"/>
                                <w:b/>
                                <w:bCs/>
                                <w:sz w:val="20"/>
                                <w:szCs w:val="20"/>
                              </w:rPr>
                            </w:pPr>
                            <w:r w:rsidRPr="002A01A4">
                              <w:rPr>
                                <w:rFonts w:asciiTheme="majorBidi" w:hAnsiTheme="majorBidi" w:cstheme="majorBidi"/>
                                <w:b/>
                                <w:bCs/>
                                <w:sz w:val="20"/>
                                <w:szCs w:val="20"/>
                              </w:rPr>
                              <w:t>Evaluation</w:t>
                            </w:r>
                          </w:p>
                          <w:p w14:paraId="5126644B" w14:textId="60258B9B" w:rsidR="00B57F8A" w:rsidRPr="002A01A4" w:rsidRDefault="00B57F8A" w:rsidP="00442110">
                            <w:pPr>
                              <w:jc w:val="center"/>
                              <w:rPr>
                                <w:rFonts w:asciiTheme="majorBidi" w:hAnsiTheme="majorBidi" w:cstheme="majorBidi"/>
                              </w:rPr>
                            </w:pPr>
                            <w:r w:rsidRPr="002A01A4">
                              <w:rPr>
                                <w:rFonts w:asciiTheme="majorBidi" w:hAnsiTheme="majorBidi" w:cstheme="majorBidi"/>
                              </w:rPr>
                              <w:br/>
                            </w:r>
                            <w:r w:rsidRPr="002A01A4">
                              <w:rPr>
                                <w:rFonts w:asciiTheme="majorBidi" w:hAnsiTheme="majorBidi" w:cstheme="majorBidi"/>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23899" id="Rectangle 12" o:spid="_x0000_s1026" style="position:absolute;left:0;text-align:left;margin-left:340.85pt;margin-top:2.05pt;width:89.6pt;height:64.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" fillcolor="#d8d8d8 [2732]" strokecolor="white [3212]" strokeweight="1pt">
                <v:path arrowok="t"/>
                <v:textbox>
                  <w:txbxContent>
                    <w:p w14:paraId="5C62B0D3" w14:textId="3AAEA15F" w:rsidR="00B57F8A" w:rsidRPr="002A01A4" w:rsidRDefault="00B57F8A" w:rsidP="00442110">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4</w:t>
                      </w:r>
                    </w:p>
                    <w:p w14:paraId="1B69B1DF" w14:textId="77777777" w:rsidR="00B57F8A" w:rsidRPr="002A01A4" w:rsidRDefault="00B57F8A" w:rsidP="00442110">
                      <w:pPr>
                        <w:jc w:val="center"/>
                        <w:rPr>
                          <w:rFonts w:asciiTheme="majorBidi" w:hAnsiTheme="majorBidi" w:cstheme="majorBidi"/>
                          <w:b/>
                          <w:bCs/>
                          <w:sz w:val="20"/>
                          <w:szCs w:val="20"/>
                        </w:rPr>
                      </w:pPr>
                      <w:r w:rsidRPr="002A01A4">
                        <w:rPr>
                          <w:rFonts w:asciiTheme="majorBidi" w:hAnsiTheme="majorBidi" w:cstheme="majorBidi"/>
                          <w:b/>
                          <w:bCs/>
                          <w:sz w:val="20"/>
                          <w:szCs w:val="20"/>
                        </w:rPr>
                        <w:t>Evaluation</w:t>
                      </w:r>
                    </w:p>
                    <w:p w14:paraId="5126644B" w14:textId="60258B9B" w:rsidR="00B57F8A" w:rsidRPr="002A01A4" w:rsidRDefault="00B57F8A" w:rsidP="00442110">
                      <w:pPr>
                        <w:jc w:val="center"/>
                        <w:rPr>
                          <w:rFonts w:asciiTheme="majorBidi" w:hAnsiTheme="majorBidi" w:cstheme="majorBidi"/>
                        </w:rPr>
                      </w:pPr>
                      <w:r w:rsidRPr="002A01A4">
                        <w:rPr>
                          <w:rFonts w:asciiTheme="majorBidi" w:hAnsiTheme="majorBidi" w:cstheme="majorBidi"/>
                        </w:rPr>
                        <w:br/>
                      </w:r>
                      <w:r w:rsidRPr="002A01A4">
                        <w:rPr>
                          <w:rFonts w:asciiTheme="majorBidi" w:hAnsiTheme="majorBidi" w:cstheme="majorBidi"/>
                        </w:rPr>
                        <w:br/>
                      </w:r>
                    </w:p>
                  </w:txbxContent>
                </v:textbox>
                <w10:wrap anchorx="margin"/>
              </v:rect>
            </w:pict>
          </mc:Fallback>
        </mc:AlternateContent>
      </w:r>
      <w:r w:rsidRPr="00EA6C1B">
        <w:rPr>
          <w:noProof/>
        </w:rPr>
        <mc:AlternateContent>
          <mc:Choice Requires="wps">
            <w:drawing>
              <wp:anchor distT="0" distB="0" distL="114300" distR="114300" simplePos="0" relativeHeight="251685888" behindDoc="0" locked="0" layoutInCell="1" allowOverlap="1" wp14:anchorId="181C6073" wp14:editId="12D1D9F2">
                <wp:simplePos x="0" y="0"/>
                <wp:positionH relativeFrom="column">
                  <wp:posOffset>2922905</wp:posOffset>
                </wp:positionH>
                <wp:positionV relativeFrom="paragraph">
                  <wp:posOffset>26035</wp:posOffset>
                </wp:positionV>
                <wp:extent cx="1137920" cy="814070"/>
                <wp:effectExtent l="0" t="0" r="5080" b="50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814070"/>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5EA6E94" w14:textId="3E32B74C"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Step-3</w:t>
                            </w:r>
                          </w:p>
                          <w:p w14:paraId="3DA117C1" w14:textId="1FE373D6" w:rsidR="00B57F8A" w:rsidRPr="00AC43BF" w:rsidRDefault="00B57F8A" w:rsidP="0053228B">
                            <w:pPr>
                              <w:jc w:val="center"/>
                              <w:rPr>
                                <w:rFonts w:asciiTheme="majorBidi" w:hAnsiTheme="majorBidi" w:cstheme="majorBidi"/>
                                <w:b/>
                                <w:bCs/>
                                <w:sz w:val="20"/>
                                <w:szCs w:val="20"/>
                              </w:rPr>
                            </w:pPr>
                            <w:r w:rsidRPr="00AC43BF">
                              <w:rPr>
                                <w:rFonts w:asciiTheme="majorBidi" w:hAnsiTheme="majorBidi" w:cstheme="majorBidi"/>
                                <w:b/>
                                <w:bCs/>
                                <w:sz w:val="20"/>
                                <w:szCs w:val="20"/>
                              </w:rPr>
                              <w:t>Classification</w:t>
                            </w:r>
                            <w:r w:rsidRPr="00AC43BF" w:rsidDel="0025514E">
                              <w:rPr>
                                <w:rFonts w:asciiTheme="majorBidi" w:hAnsiTheme="majorBidi" w:cstheme="majorBidi"/>
                                <w:b/>
                                <w:bCs/>
                                <w:sz w:val="20"/>
                                <w:szCs w:val="20"/>
                              </w:rPr>
                              <w:t xml:space="preserve"> </w:t>
                            </w:r>
                            <w:r>
                              <w:rPr>
                                <w:rFonts w:asciiTheme="majorBidi" w:hAnsiTheme="majorBidi" w:cstheme="majorBidi"/>
                                <w:b/>
                                <w:bCs/>
                                <w:sz w:val="20"/>
                                <w:szCs w:val="20"/>
                              </w:rPr>
                              <w:t>rate</w:t>
                            </w:r>
                          </w:p>
                          <w:p w14:paraId="36DE4013" w14:textId="77777777" w:rsidR="00B57F8A" w:rsidRPr="00AC43BF" w:rsidRDefault="00B57F8A" w:rsidP="0053228B">
                            <w:pPr>
                              <w:jc w:val="center"/>
                              <w:rPr>
                                <w:rFonts w:asciiTheme="majorBidi" w:hAnsiTheme="majorBidi" w:cstheme="majorBidi"/>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6073" id="Rectangle 11" o:spid="_x0000_s1027" style="position:absolute;left:0;text-align:left;margin-left:230.15pt;margin-top:2.05pt;width:89.6pt;height:6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" fillcolor="#d8d8d8 [2732]" strokecolor="white [3212]" strokeweight="1pt">
                <v:path arrowok="t"/>
                <v:textbox>
                  <w:txbxContent>
                    <w:p w14:paraId="75EA6E94" w14:textId="3E32B74C"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Step-3</w:t>
                      </w:r>
                    </w:p>
                    <w:p w14:paraId="3DA117C1" w14:textId="1FE373D6" w:rsidR="00B57F8A" w:rsidRPr="00AC43BF" w:rsidRDefault="00B57F8A" w:rsidP="0053228B">
                      <w:pPr>
                        <w:jc w:val="center"/>
                        <w:rPr>
                          <w:rFonts w:asciiTheme="majorBidi" w:hAnsiTheme="majorBidi" w:cstheme="majorBidi"/>
                          <w:b/>
                          <w:bCs/>
                          <w:sz w:val="20"/>
                          <w:szCs w:val="20"/>
                        </w:rPr>
                      </w:pPr>
                      <w:r w:rsidRPr="00AC43BF">
                        <w:rPr>
                          <w:rFonts w:asciiTheme="majorBidi" w:hAnsiTheme="majorBidi" w:cstheme="majorBidi"/>
                          <w:b/>
                          <w:bCs/>
                          <w:sz w:val="20"/>
                          <w:szCs w:val="20"/>
                        </w:rPr>
                        <w:t>Classification</w:t>
                      </w:r>
                      <w:r w:rsidRPr="00AC43BF" w:rsidDel="0025514E">
                        <w:rPr>
                          <w:rFonts w:asciiTheme="majorBidi" w:hAnsiTheme="majorBidi" w:cstheme="majorBidi"/>
                          <w:b/>
                          <w:bCs/>
                          <w:sz w:val="20"/>
                          <w:szCs w:val="20"/>
                        </w:rPr>
                        <w:t xml:space="preserve"> </w:t>
                      </w:r>
                      <w:r>
                        <w:rPr>
                          <w:rFonts w:asciiTheme="majorBidi" w:hAnsiTheme="majorBidi" w:cstheme="majorBidi"/>
                          <w:b/>
                          <w:bCs/>
                          <w:sz w:val="20"/>
                          <w:szCs w:val="20"/>
                        </w:rPr>
                        <w:t>rate</w:t>
                      </w:r>
                    </w:p>
                    <w:p w14:paraId="36DE4013" w14:textId="77777777" w:rsidR="00B57F8A" w:rsidRPr="00AC43BF" w:rsidRDefault="00B57F8A" w:rsidP="0053228B">
                      <w:pPr>
                        <w:jc w:val="center"/>
                        <w:rPr>
                          <w:rFonts w:asciiTheme="majorBidi" w:hAnsiTheme="majorBidi" w:cstheme="majorBidi"/>
                          <w:b/>
                          <w:bCs/>
                        </w:rPr>
                      </w:pPr>
                    </w:p>
                  </w:txbxContent>
                </v:textbox>
              </v:rect>
            </w:pict>
          </mc:Fallback>
        </mc:AlternateContent>
      </w:r>
      <w:r w:rsidRPr="00EA6C1B">
        <w:rPr>
          <w:noProof/>
        </w:rPr>
        <mc:AlternateContent>
          <mc:Choice Requires="wps">
            <w:drawing>
              <wp:anchor distT="0" distB="0" distL="114300" distR="114300" simplePos="0" relativeHeight="251683840" behindDoc="0" locked="0" layoutInCell="1" allowOverlap="1" wp14:anchorId="58E73D01" wp14:editId="35287722">
                <wp:simplePos x="0" y="0"/>
                <wp:positionH relativeFrom="column">
                  <wp:posOffset>1487170</wp:posOffset>
                </wp:positionH>
                <wp:positionV relativeFrom="paragraph">
                  <wp:posOffset>31115</wp:posOffset>
                </wp:positionV>
                <wp:extent cx="1162050" cy="809625"/>
                <wp:effectExtent l="0" t="0" r="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809625"/>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40346DF4" w14:textId="6D7BB745"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Step-2</w:t>
                            </w:r>
                          </w:p>
                          <w:p w14:paraId="366AEF06" w14:textId="6396C9D7" w:rsidR="00B57F8A" w:rsidRPr="00AC43BF" w:rsidRDefault="00B57F8A" w:rsidP="00310700">
                            <w:pPr>
                              <w:jc w:val="center"/>
                              <w:rPr>
                                <w:rFonts w:asciiTheme="majorBidi" w:hAnsiTheme="majorBidi" w:cstheme="majorBidi"/>
                                <w:b/>
                                <w:bCs/>
                                <w:sz w:val="20"/>
                                <w:szCs w:val="20"/>
                              </w:rPr>
                            </w:pPr>
                            <w:r w:rsidRPr="00AC43BF">
                              <w:rPr>
                                <w:rFonts w:asciiTheme="majorBidi" w:hAnsiTheme="majorBidi" w:cstheme="majorBidi"/>
                                <w:b/>
                                <w:bCs/>
                                <w:sz w:val="20"/>
                                <w:szCs w:val="20"/>
                              </w:rPr>
                              <w:t xml:space="preserve">Feature </w:t>
                            </w:r>
                            <w:r w:rsidRPr="00AC43BF">
                              <w:rPr>
                                <w:rFonts w:asciiTheme="majorBidi" w:hAnsiTheme="majorBidi" w:cstheme="majorBidi"/>
                                <w:b/>
                                <w:bCs/>
                                <w:sz w:val="20"/>
                                <w:szCs w:val="20"/>
                              </w:rPr>
                              <w:br/>
                              <w:t>selection</w:t>
                            </w:r>
                            <w:r w:rsidRPr="00AC43BF">
                              <w:rPr>
                                <w:rFonts w:asciiTheme="majorBidi" w:hAnsiTheme="majorBidi" w:cstheme="majorBidi"/>
                                <w:b/>
                                <w:bCs/>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73D01" id="Rectangle 10" o:spid="_x0000_s1028" style="position:absolute;left:0;text-align:left;margin-left:117.1pt;margin-top:2.45pt;width:91.5pt;height:6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" fillcolor="#d8d8d8 [2732]" strokecolor="white [3212]" strokeweight="1pt">
                <v:path arrowok="t"/>
                <v:textbox>
                  <w:txbxContent>
                    <w:p w14:paraId="40346DF4" w14:textId="6D7BB745"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Step-2</w:t>
                      </w:r>
                    </w:p>
                    <w:p w14:paraId="366AEF06" w14:textId="6396C9D7" w:rsidR="00B57F8A" w:rsidRPr="00AC43BF" w:rsidRDefault="00B57F8A" w:rsidP="00310700">
                      <w:pPr>
                        <w:jc w:val="center"/>
                        <w:rPr>
                          <w:rFonts w:asciiTheme="majorBidi" w:hAnsiTheme="majorBidi" w:cstheme="majorBidi"/>
                          <w:b/>
                          <w:bCs/>
                          <w:sz w:val="20"/>
                          <w:szCs w:val="20"/>
                        </w:rPr>
                      </w:pPr>
                      <w:r w:rsidRPr="00AC43BF">
                        <w:rPr>
                          <w:rFonts w:asciiTheme="majorBidi" w:hAnsiTheme="majorBidi" w:cstheme="majorBidi"/>
                          <w:b/>
                          <w:bCs/>
                          <w:sz w:val="20"/>
                          <w:szCs w:val="20"/>
                        </w:rPr>
                        <w:t xml:space="preserve">Feature </w:t>
                      </w:r>
                      <w:r w:rsidRPr="00AC43BF">
                        <w:rPr>
                          <w:rFonts w:asciiTheme="majorBidi" w:hAnsiTheme="majorBidi" w:cstheme="majorBidi"/>
                          <w:b/>
                          <w:bCs/>
                          <w:sz w:val="20"/>
                          <w:szCs w:val="20"/>
                        </w:rPr>
                        <w:br/>
                        <w:t>selection</w:t>
                      </w:r>
                      <w:r w:rsidRPr="00AC43BF">
                        <w:rPr>
                          <w:rFonts w:asciiTheme="majorBidi" w:hAnsiTheme="majorBidi" w:cstheme="majorBidi"/>
                          <w:b/>
                          <w:bCs/>
                          <w:sz w:val="20"/>
                          <w:szCs w:val="20"/>
                        </w:rPr>
                        <w:br/>
                      </w:r>
                    </w:p>
                  </w:txbxContent>
                </v:textbox>
              </v:rect>
            </w:pict>
          </mc:Fallback>
        </mc:AlternateContent>
      </w:r>
      <w:r w:rsidRPr="00EA6C1B">
        <w:rPr>
          <w:noProof/>
        </w:rPr>
        <mc:AlternateContent>
          <mc:Choice Requires="wps">
            <w:drawing>
              <wp:anchor distT="0" distB="0" distL="114300" distR="114300" simplePos="0" relativeHeight="251681792" behindDoc="0" locked="0" layoutInCell="1" allowOverlap="1" wp14:anchorId="06EE3FD9" wp14:editId="5BCDDB3E">
                <wp:simplePos x="0" y="0"/>
                <wp:positionH relativeFrom="column">
                  <wp:posOffset>46990</wp:posOffset>
                </wp:positionH>
                <wp:positionV relativeFrom="paragraph">
                  <wp:posOffset>35560</wp:posOffset>
                </wp:positionV>
                <wp:extent cx="1166495" cy="795020"/>
                <wp:effectExtent l="0" t="0" r="0" b="508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6495" cy="795020"/>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B64F386" w14:textId="745EA20D" w:rsidR="00B57F8A" w:rsidRPr="002A01A4" w:rsidRDefault="00B57F8A" w:rsidP="0053228B">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1</w:t>
                            </w:r>
                          </w:p>
                          <w:p w14:paraId="785C81BA" w14:textId="564C9638" w:rsidR="00B57F8A" w:rsidRPr="002A01A4" w:rsidRDefault="00B57F8A" w:rsidP="0053228B">
                            <w:pPr>
                              <w:jc w:val="center"/>
                              <w:rPr>
                                <w:rFonts w:asciiTheme="majorBidi" w:hAnsiTheme="majorBidi" w:cstheme="majorBidi"/>
                                <w:b/>
                                <w:bCs/>
                                <w:sz w:val="20"/>
                                <w:szCs w:val="20"/>
                              </w:rPr>
                            </w:pPr>
                            <w:r w:rsidRPr="002A01A4">
                              <w:rPr>
                                <w:rFonts w:asciiTheme="majorBidi" w:hAnsiTheme="majorBidi" w:cstheme="majorBidi"/>
                                <w:b/>
                                <w:bCs/>
                                <w:sz w:val="20"/>
                                <w:szCs w:val="20"/>
                              </w:rPr>
                              <w:t>Data</w:t>
                            </w:r>
                            <w:r>
                              <w:rPr>
                                <w:rFonts w:asciiTheme="majorBidi" w:hAnsiTheme="majorBidi" w:cstheme="majorBidi"/>
                                <w:b/>
                                <w:bCs/>
                                <w:sz w:val="20"/>
                                <w:szCs w:val="20"/>
                              </w:rPr>
                              <w:t>set</w:t>
                            </w:r>
                          </w:p>
                          <w:p w14:paraId="6F9AA5A8" w14:textId="77777777" w:rsidR="00B57F8A" w:rsidRPr="002A01A4" w:rsidRDefault="00B57F8A" w:rsidP="0053228B">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3FD9" id="Rectangle 7" o:spid="_x0000_s1029" style="position:absolute;left:0;text-align:left;margin-left:3.7pt;margin-top:2.8pt;width:91.85pt;height:6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" fillcolor="#d8d8d8 [2732]" strokecolor="white [3212]" strokeweight="1pt">
                <v:path arrowok="t"/>
                <v:textbox>
                  <w:txbxContent>
                    <w:p w14:paraId="6B64F386" w14:textId="745EA20D" w:rsidR="00B57F8A" w:rsidRPr="002A01A4" w:rsidRDefault="00B57F8A" w:rsidP="0053228B">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1</w:t>
                      </w:r>
                    </w:p>
                    <w:p w14:paraId="785C81BA" w14:textId="564C9638" w:rsidR="00B57F8A" w:rsidRPr="002A01A4" w:rsidRDefault="00B57F8A" w:rsidP="0053228B">
                      <w:pPr>
                        <w:jc w:val="center"/>
                        <w:rPr>
                          <w:rFonts w:asciiTheme="majorBidi" w:hAnsiTheme="majorBidi" w:cstheme="majorBidi"/>
                          <w:b/>
                          <w:bCs/>
                          <w:sz w:val="20"/>
                          <w:szCs w:val="20"/>
                        </w:rPr>
                      </w:pPr>
                      <w:r w:rsidRPr="002A01A4">
                        <w:rPr>
                          <w:rFonts w:asciiTheme="majorBidi" w:hAnsiTheme="majorBidi" w:cstheme="majorBidi"/>
                          <w:b/>
                          <w:bCs/>
                          <w:sz w:val="20"/>
                          <w:szCs w:val="20"/>
                        </w:rPr>
                        <w:t>Data</w:t>
                      </w:r>
                      <w:r>
                        <w:rPr>
                          <w:rFonts w:asciiTheme="majorBidi" w:hAnsiTheme="majorBidi" w:cstheme="majorBidi"/>
                          <w:b/>
                          <w:bCs/>
                          <w:sz w:val="20"/>
                          <w:szCs w:val="20"/>
                        </w:rPr>
                        <w:t>set</w:t>
                      </w:r>
                    </w:p>
                    <w:p w14:paraId="6F9AA5A8" w14:textId="77777777" w:rsidR="00B57F8A" w:rsidRPr="002A01A4" w:rsidRDefault="00B57F8A" w:rsidP="0053228B">
                      <w:pPr>
                        <w:jc w:val="center"/>
                        <w:rPr>
                          <w:rFonts w:asciiTheme="majorBidi" w:hAnsiTheme="majorBidi" w:cstheme="majorBidi"/>
                        </w:rPr>
                      </w:pPr>
                    </w:p>
                  </w:txbxContent>
                </v:textbox>
              </v:rect>
            </w:pict>
          </mc:Fallback>
        </mc:AlternateContent>
      </w:r>
      <w:r w:rsidR="00195E6D" w:rsidRPr="00EA6C1B">
        <w:rPr>
          <w:rFonts w:asciiTheme="majorBidi" w:eastAsia="Times New Roman" w:hAnsiTheme="majorBidi" w:cstheme="majorBidi"/>
          <w:sz w:val="24"/>
          <w:szCs w:val="24"/>
          <w:lang w:val="en-GB"/>
        </w:rPr>
        <w:t xml:space="preserve"> </w:t>
      </w:r>
    </w:p>
    <w:p w14:paraId="62D597B0" w14:textId="27E2BB17" w:rsidR="0053228B" w:rsidRPr="00EA6C1B" w:rsidRDefault="00514038" w:rsidP="0053228B">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r w:rsidRPr="00EA6C1B">
        <w:rPr>
          <w:noProof/>
        </w:rPr>
        <mc:AlternateContent>
          <mc:Choice Requires="wps">
            <w:drawing>
              <wp:anchor distT="0" distB="0" distL="114300" distR="114300" simplePos="0" relativeHeight="251697152" behindDoc="0" locked="0" layoutInCell="1" allowOverlap="1" wp14:anchorId="61BBC843" wp14:editId="7F6D870B">
                <wp:simplePos x="0" y="0"/>
                <wp:positionH relativeFrom="column">
                  <wp:posOffset>4077970</wp:posOffset>
                </wp:positionH>
                <wp:positionV relativeFrom="paragraph">
                  <wp:posOffset>53975</wp:posOffset>
                </wp:positionV>
                <wp:extent cx="233045" cy="233045"/>
                <wp:effectExtent l="0" t="19050" r="14605" b="14605"/>
                <wp:wrapNone/>
                <wp:docPr id="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045" cy="233045"/>
                        </a:xfrm>
                        <a:prstGeom prst="rightArrow">
                          <a:avLst/>
                        </a:prstGeom>
                        <a:solidFill>
                          <a:schemeClr val="bg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9333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321.1pt;margin-top:4.25pt;width:18.35pt;height:18.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" adj="10800" fillcolor="#7f7f7f [1612]" strokecolor="white [3212]" strokeweight=".5pt">
                <v:path arrowok="t"/>
              </v:shape>
            </w:pict>
          </mc:Fallback>
        </mc:AlternateContent>
      </w:r>
      <w:r w:rsidRPr="00EA6C1B">
        <w:rPr>
          <w:noProof/>
        </w:rPr>
        <mc:AlternateContent>
          <mc:Choice Requires="wps">
            <w:drawing>
              <wp:anchor distT="0" distB="0" distL="114300" distR="114300" simplePos="0" relativeHeight="251695104" behindDoc="0" locked="0" layoutInCell="1" allowOverlap="1" wp14:anchorId="7B3C6F20" wp14:editId="77E0F2E7">
                <wp:simplePos x="0" y="0"/>
                <wp:positionH relativeFrom="margin">
                  <wp:posOffset>2660015</wp:posOffset>
                </wp:positionH>
                <wp:positionV relativeFrom="paragraph">
                  <wp:posOffset>77470</wp:posOffset>
                </wp:positionV>
                <wp:extent cx="243205" cy="233045"/>
                <wp:effectExtent l="0" t="19050" r="23495" b="14605"/>
                <wp:wrapNone/>
                <wp:docPr id="3"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205" cy="233045"/>
                        </a:xfrm>
                        <a:prstGeom prst="rightArrow">
                          <a:avLst/>
                        </a:prstGeom>
                        <a:solidFill>
                          <a:schemeClr val="bg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6BFD7C" id="Right Arrow 3" o:spid="_x0000_s1026" type="#_x0000_t13" style="position:absolute;margin-left:209.45pt;margin-top:6.1pt;width:19.15pt;height:18.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" adj="11251" fillcolor="#7f7f7f [1612]" strokecolor="white [3212]" strokeweight=".5pt">
                <v:path arrowok="t"/>
                <w10:wrap anchorx="margin"/>
              </v:shape>
            </w:pict>
          </mc:Fallback>
        </mc:AlternateContent>
      </w:r>
      <w:r w:rsidRPr="00EA6C1B">
        <w:rPr>
          <w:noProof/>
        </w:rPr>
        <mc:AlternateContent>
          <mc:Choice Requires="wps">
            <w:drawing>
              <wp:anchor distT="0" distB="0" distL="114300" distR="114300" simplePos="0" relativeHeight="251686912" behindDoc="0" locked="0" layoutInCell="1" allowOverlap="1" wp14:anchorId="5823C020" wp14:editId="3B3EFBDB">
                <wp:simplePos x="0" y="0"/>
                <wp:positionH relativeFrom="column">
                  <wp:posOffset>1219200</wp:posOffset>
                </wp:positionH>
                <wp:positionV relativeFrom="paragraph">
                  <wp:posOffset>73025</wp:posOffset>
                </wp:positionV>
                <wp:extent cx="252730" cy="233045"/>
                <wp:effectExtent l="0" t="19050" r="13970" b="14605"/>
                <wp:wrapNone/>
                <wp:docPr id="2"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730" cy="233045"/>
                        </a:xfrm>
                        <a:prstGeom prst="rightArrow">
                          <a:avLst/>
                        </a:prstGeom>
                        <a:solidFill>
                          <a:schemeClr val="bg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09F29D" id="Right Arrow 2" o:spid="_x0000_s1026" type="#_x0000_t13" style="position:absolute;margin-left:96pt;margin-top:5.75pt;width:19.9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" adj="11641" fillcolor="#7f7f7f [1612]" strokecolor="white [3212]" strokeweight=".5pt">
                <v:path arrowok="t"/>
              </v:shape>
            </w:pict>
          </mc:Fallback>
        </mc:AlternateContent>
      </w:r>
    </w:p>
    <w:p w14:paraId="4327ED40" w14:textId="57EEE313" w:rsidR="0053228B" w:rsidRPr="00EA6C1B" w:rsidRDefault="0053228B" w:rsidP="0053228B">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p>
    <w:p w14:paraId="1BD132B2" w14:textId="43929109" w:rsidR="001233B8" w:rsidRPr="00EA6C1B" w:rsidRDefault="001233B8" w:rsidP="0053228B">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p>
    <w:p w14:paraId="21ADD6DC" w14:textId="66F74F46" w:rsidR="002A01A4" w:rsidRPr="00EA6C1B" w:rsidRDefault="001233B8" w:rsidP="00AC4C18">
      <w:pPr>
        <w:pStyle w:val="NoSpacing"/>
        <w:shd w:val="clear" w:color="auto" w:fill="FFFFFF" w:themeFill="background1"/>
        <w:spacing w:line="360" w:lineRule="auto"/>
        <w:jc w:val="both"/>
        <w:rPr>
          <w:rStyle w:val="Emphasis"/>
          <w:rFonts w:asciiTheme="majorBidi" w:eastAsia="Times New Roman" w:hAnsiTheme="majorBidi" w:cstheme="majorBidi"/>
          <w:i w:val="0"/>
          <w:iCs w:val="0"/>
          <w:sz w:val="20"/>
          <w:szCs w:val="20"/>
          <w:lang w:val="en-GB"/>
        </w:rPr>
      </w:pPr>
      <w:r w:rsidRPr="00EA6C1B">
        <w:rPr>
          <w:rFonts w:asciiTheme="majorBidi" w:eastAsia="Times New Roman" w:hAnsiTheme="majorBidi" w:cstheme="majorBidi"/>
          <w:b/>
          <w:bCs/>
          <w:sz w:val="20"/>
          <w:szCs w:val="20"/>
          <w:lang w:val="en-GB"/>
        </w:rPr>
        <w:t>Fig</w:t>
      </w:r>
      <w:r w:rsidR="008001B4" w:rsidRPr="00EA6C1B">
        <w:rPr>
          <w:rFonts w:asciiTheme="majorBidi" w:eastAsia="Times New Roman" w:hAnsiTheme="majorBidi" w:cstheme="majorBidi"/>
          <w:b/>
          <w:bCs/>
          <w:sz w:val="20"/>
          <w:szCs w:val="20"/>
          <w:lang w:val="en-GB"/>
        </w:rPr>
        <w:t xml:space="preserve">. </w:t>
      </w:r>
      <w:r w:rsidRPr="00EA6C1B">
        <w:rPr>
          <w:rFonts w:asciiTheme="majorBidi" w:eastAsia="Times New Roman" w:hAnsiTheme="majorBidi" w:cstheme="majorBidi"/>
          <w:b/>
          <w:bCs/>
          <w:sz w:val="20"/>
          <w:szCs w:val="20"/>
          <w:lang w:val="en-GB"/>
        </w:rPr>
        <w:t>3</w:t>
      </w:r>
      <w:r w:rsidRPr="00EA6C1B">
        <w:rPr>
          <w:rFonts w:asciiTheme="majorBidi" w:eastAsia="Times New Roman" w:hAnsiTheme="majorBidi" w:cstheme="majorBidi"/>
          <w:sz w:val="20"/>
          <w:szCs w:val="20"/>
          <w:lang w:val="en-GB"/>
        </w:rPr>
        <w:t xml:space="preserve"> Steps for predicting type 2 diabetes</w:t>
      </w:r>
    </w:p>
    <w:p w14:paraId="5E99AD78" w14:textId="4356CBEC" w:rsidR="00E75C83" w:rsidRPr="00EA6C1B" w:rsidRDefault="00E75C83" w:rsidP="00CC5694">
      <w:pPr>
        <w:pStyle w:val="Heading2"/>
        <w:spacing w:before="120" w:after="120" w:line="360" w:lineRule="auto"/>
        <w:ind w:left="540" w:hanging="540"/>
        <w:rPr>
          <w:rStyle w:val="Emphasis"/>
          <w:rFonts w:asciiTheme="majorBidi" w:hAnsiTheme="majorBidi"/>
          <w:b/>
          <w:bCs/>
          <w:i w:val="0"/>
          <w:iCs w:val="0"/>
          <w:color w:val="auto"/>
          <w:sz w:val="28"/>
          <w:szCs w:val="28"/>
        </w:rPr>
      </w:pPr>
      <w:r w:rsidRPr="00EA6C1B">
        <w:rPr>
          <w:rStyle w:val="Emphasis"/>
          <w:rFonts w:asciiTheme="majorBidi" w:hAnsiTheme="majorBidi"/>
          <w:b/>
          <w:bCs/>
          <w:i w:val="0"/>
          <w:iCs w:val="0"/>
          <w:color w:val="auto"/>
          <w:sz w:val="28"/>
          <w:szCs w:val="28"/>
        </w:rPr>
        <w:t xml:space="preserve">4.1 </w:t>
      </w:r>
      <w:r w:rsidR="00CC5694">
        <w:rPr>
          <w:rStyle w:val="Emphasis"/>
          <w:rFonts w:asciiTheme="majorBidi" w:hAnsiTheme="majorBidi"/>
          <w:b/>
          <w:bCs/>
          <w:i w:val="0"/>
          <w:iCs w:val="0"/>
          <w:color w:val="auto"/>
          <w:sz w:val="28"/>
          <w:szCs w:val="28"/>
        </w:rPr>
        <w:tab/>
      </w:r>
      <w:r w:rsidRPr="00EA6C1B">
        <w:rPr>
          <w:rStyle w:val="Emphasis"/>
          <w:rFonts w:asciiTheme="majorBidi" w:hAnsiTheme="majorBidi"/>
          <w:b/>
          <w:bCs/>
          <w:i w:val="0"/>
          <w:iCs w:val="0"/>
          <w:color w:val="auto"/>
          <w:sz w:val="28"/>
          <w:szCs w:val="28"/>
        </w:rPr>
        <w:t>Data</w:t>
      </w:r>
      <w:r w:rsidR="000F27AD" w:rsidRPr="00EA6C1B">
        <w:rPr>
          <w:rStyle w:val="Emphasis"/>
          <w:rFonts w:asciiTheme="majorBidi" w:hAnsiTheme="majorBidi"/>
          <w:b/>
          <w:bCs/>
          <w:i w:val="0"/>
          <w:iCs w:val="0"/>
          <w:color w:val="auto"/>
          <w:sz w:val="28"/>
          <w:szCs w:val="28"/>
        </w:rPr>
        <w:t>set</w:t>
      </w:r>
      <w:r w:rsidR="00660667">
        <w:rPr>
          <w:rStyle w:val="Emphasis"/>
          <w:rFonts w:asciiTheme="majorBidi" w:hAnsiTheme="majorBidi"/>
          <w:b/>
          <w:bCs/>
          <w:i w:val="0"/>
          <w:iCs w:val="0"/>
          <w:color w:val="auto"/>
          <w:sz w:val="28"/>
          <w:szCs w:val="28"/>
        </w:rPr>
        <w:t>s</w:t>
      </w:r>
    </w:p>
    <w:p w14:paraId="00AC3047" w14:textId="5AAD22FC" w:rsidR="0053228B" w:rsidRPr="00EA6C1B" w:rsidRDefault="00B20044" w:rsidP="004E662F">
      <w:pPr>
        <w:pStyle w:val="NoSpacing"/>
        <w:shd w:val="clear" w:color="auto" w:fill="FFFFFF" w:themeFill="background1"/>
        <w:spacing w:line="360" w:lineRule="auto"/>
        <w:jc w:val="both"/>
        <w:rPr>
          <w:rFonts w:asciiTheme="majorBidi" w:eastAsia="Times New Roman" w:hAnsiTheme="majorBidi" w:cstheme="majorBidi"/>
          <w:lang w:val="en-GB"/>
        </w:rPr>
      </w:pPr>
      <w:r w:rsidRPr="00EA6C1B">
        <w:rPr>
          <w:rFonts w:asciiTheme="majorBidi" w:eastAsia="Times New Roman" w:hAnsiTheme="majorBidi" w:cstheme="majorBidi"/>
          <w:lang w:val="en-GB"/>
        </w:rPr>
        <w:t>Two</w:t>
      </w:r>
      <w:r w:rsidR="008D5258" w:rsidRPr="00EA6C1B">
        <w:rPr>
          <w:rFonts w:asciiTheme="majorBidi" w:eastAsia="Times New Roman" w:hAnsiTheme="majorBidi" w:cstheme="majorBidi"/>
          <w:lang w:val="en-GB"/>
        </w:rPr>
        <w:t xml:space="preserve"> </w:t>
      </w:r>
      <w:r w:rsidR="00BA4B24" w:rsidRPr="00EA6C1B">
        <w:rPr>
          <w:rFonts w:asciiTheme="majorBidi" w:eastAsia="Times New Roman" w:hAnsiTheme="majorBidi" w:cstheme="majorBidi"/>
          <w:lang w:val="en-GB"/>
        </w:rPr>
        <w:t xml:space="preserve">popular </w:t>
      </w:r>
      <w:r w:rsidR="008D5258" w:rsidRPr="00EA6C1B">
        <w:rPr>
          <w:rFonts w:asciiTheme="majorBidi" w:eastAsia="Times New Roman" w:hAnsiTheme="majorBidi" w:cstheme="majorBidi"/>
          <w:lang w:val="en-GB"/>
        </w:rPr>
        <w:t xml:space="preserve">datasets </w:t>
      </w:r>
      <w:r w:rsidR="00BA4B24" w:rsidRPr="00EA6C1B">
        <w:rPr>
          <w:rFonts w:asciiTheme="majorBidi" w:eastAsia="Times New Roman" w:hAnsiTheme="majorBidi" w:cstheme="majorBidi"/>
          <w:lang w:val="en-GB"/>
        </w:rPr>
        <w:t>have been</w:t>
      </w:r>
      <w:r w:rsidR="008D5258" w:rsidRPr="00EA6C1B">
        <w:rPr>
          <w:rFonts w:asciiTheme="majorBidi" w:eastAsia="Times New Roman" w:hAnsiTheme="majorBidi" w:cstheme="majorBidi"/>
          <w:lang w:val="en-GB"/>
        </w:rPr>
        <w:t xml:space="preserve"> used to </w:t>
      </w:r>
      <w:r w:rsidR="00BA4B24" w:rsidRPr="00EA6C1B">
        <w:rPr>
          <w:rFonts w:asciiTheme="majorBidi" w:eastAsia="Times New Roman" w:hAnsiTheme="majorBidi" w:cstheme="majorBidi"/>
          <w:lang w:val="en-GB"/>
        </w:rPr>
        <w:t xml:space="preserve">evaluate the proposed feature selection algorithm: </w:t>
      </w:r>
      <w:r w:rsidR="00352188" w:rsidRPr="00EA6C1B">
        <w:rPr>
          <w:rFonts w:asciiTheme="majorBidi" w:hAnsiTheme="majorBidi" w:cstheme="majorBidi"/>
        </w:rPr>
        <w:t>Pima Indian Diabetes</w:t>
      </w:r>
      <w:r w:rsidR="00FB4669" w:rsidRPr="00EA6C1B">
        <w:rPr>
          <w:rFonts w:asciiTheme="majorBidi" w:eastAsia="Times New Roman" w:hAnsiTheme="majorBidi" w:cstheme="majorBidi"/>
          <w:lang w:val="en-GB"/>
        </w:rPr>
        <w:t xml:space="preserve"> </w:t>
      </w:r>
      <w:r w:rsidR="00352188" w:rsidRPr="00EA6C1B">
        <w:rPr>
          <w:rFonts w:asciiTheme="majorBidi" w:eastAsia="Times New Roman" w:hAnsiTheme="majorBidi" w:cstheme="majorBidi"/>
          <w:lang w:val="en-GB"/>
        </w:rPr>
        <w:t>(</w:t>
      </w:r>
      <w:r w:rsidR="00FB4669" w:rsidRPr="00EA6C1B">
        <w:rPr>
          <w:rFonts w:asciiTheme="majorBidi" w:eastAsia="Times New Roman" w:hAnsiTheme="majorBidi" w:cstheme="majorBidi"/>
          <w:lang w:val="en-GB"/>
        </w:rPr>
        <w:t>PID</w:t>
      </w:r>
      <w:r w:rsidR="00352188" w:rsidRPr="00EA6C1B">
        <w:rPr>
          <w:rFonts w:asciiTheme="majorBidi" w:eastAsia="Times New Roman" w:hAnsiTheme="majorBidi" w:cstheme="majorBidi"/>
          <w:lang w:val="en-GB"/>
        </w:rPr>
        <w:t>)</w:t>
      </w:r>
      <w:r w:rsidR="00920F3A" w:rsidRPr="00EA6C1B">
        <w:rPr>
          <w:rStyle w:val="FootnoteReference"/>
          <w:rFonts w:asciiTheme="majorBidi" w:hAnsiTheme="majorBidi" w:cstheme="majorBidi"/>
        </w:rPr>
        <w:footnoteReference w:id="4"/>
      </w:r>
      <w:r w:rsidR="007019AA" w:rsidRPr="00EA6C1B">
        <w:rPr>
          <w:rFonts w:asciiTheme="majorBidi" w:eastAsia="Times New Roman" w:hAnsiTheme="majorBidi" w:cstheme="majorBidi"/>
          <w:lang w:val="en-GB"/>
        </w:rPr>
        <w:t xml:space="preserve"> </w:t>
      </w:r>
      <w:r w:rsidRPr="00EA6C1B">
        <w:rPr>
          <w:rFonts w:asciiTheme="majorBidi" w:eastAsia="Times New Roman" w:hAnsiTheme="majorBidi" w:cstheme="majorBidi"/>
        </w:rPr>
        <w:t>and</w:t>
      </w:r>
      <w:r w:rsidR="007019AA" w:rsidRPr="00EA6C1B">
        <w:rPr>
          <w:rFonts w:asciiTheme="majorBidi" w:eastAsia="Times New Roman" w:hAnsiTheme="majorBidi" w:cstheme="majorBidi"/>
        </w:rPr>
        <w:t xml:space="preserve"> </w:t>
      </w:r>
      <w:r w:rsidR="00352188" w:rsidRPr="00EA6C1B">
        <w:rPr>
          <w:rFonts w:asciiTheme="majorBidi" w:hAnsiTheme="majorBidi" w:cstheme="majorBidi"/>
          <w:lang w:val="en-GB" w:eastAsia="ar-SA"/>
        </w:rPr>
        <w:t>H</w:t>
      </w:r>
      <w:r w:rsidR="00352188" w:rsidRPr="00EA6C1B">
        <w:rPr>
          <w:rFonts w:asciiTheme="majorBidi" w:hAnsiTheme="majorBidi" w:cstheme="majorBidi"/>
          <w:lang w:eastAsia="ar-SA"/>
        </w:rPr>
        <w:t>ospital Frankfurt Diabetes (HFD)</w:t>
      </w:r>
      <w:r w:rsidR="00352188" w:rsidRPr="00EA6C1B">
        <w:rPr>
          <w:rStyle w:val="FootnoteReference"/>
          <w:rFonts w:asciiTheme="majorBidi" w:hAnsiTheme="majorBidi" w:cstheme="majorBidi"/>
        </w:rPr>
        <w:footnoteReference w:id="5"/>
      </w:r>
      <w:r w:rsidR="00352188" w:rsidRPr="00EA6C1B">
        <w:rPr>
          <w:rFonts w:asciiTheme="majorBidi" w:hAnsiTheme="majorBidi" w:cstheme="majorBidi"/>
          <w:lang w:eastAsia="ar-SA"/>
        </w:rPr>
        <w:t xml:space="preserve"> dataset</w:t>
      </w:r>
      <w:r w:rsidRPr="00EA6C1B">
        <w:rPr>
          <w:rFonts w:asciiTheme="majorBidi" w:hAnsiTheme="majorBidi" w:cstheme="majorBidi"/>
          <w:lang w:eastAsia="ar-SA"/>
        </w:rPr>
        <w:t>s</w:t>
      </w:r>
      <w:r w:rsidR="008D5258" w:rsidRPr="00EA6C1B">
        <w:rPr>
          <w:rFonts w:asciiTheme="majorBidi" w:eastAsia="Times New Roman" w:hAnsiTheme="majorBidi" w:cstheme="majorBidi"/>
          <w:lang w:val="en-GB"/>
        </w:rPr>
        <w:t xml:space="preserve">. </w:t>
      </w:r>
      <w:r w:rsidR="009F7F75" w:rsidRPr="00EA6C1B">
        <w:rPr>
          <w:rFonts w:asciiTheme="majorBidi" w:eastAsia="Times New Roman" w:hAnsiTheme="majorBidi" w:cstheme="majorBidi"/>
          <w:lang w:val="en-GB"/>
        </w:rPr>
        <w:t xml:space="preserve">The PID dataset </w:t>
      </w:r>
      <w:r w:rsidR="008D5258" w:rsidRPr="00EA6C1B">
        <w:rPr>
          <w:rFonts w:asciiTheme="majorBidi" w:eastAsia="Times New Roman" w:hAnsiTheme="majorBidi" w:cstheme="majorBidi"/>
          <w:lang w:val="en-GB"/>
        </w:rPr>
        <w:t>i</w:t>
      </w:r>
      <w:r w:rsidR="00FB4669" w:rsidRPr="00EA6C1B">
        <w:rPr>
          <w:rFonts w:asciiTheme="majorBidi" w:eastAsia="Times New Roman" w:hAnsiTheme="majorBidi" w:cstheme="majorBidi"/>
          <w:lang w:val="en-GB"/>
        </w:rPr>
        <w:t xml:space="preserve">s collected from the UCI </w:t>
      </w:r>
      <w:r w:rsidR="00E81B4A" w:rsidRPr="00EA6C1B">
        <w:rPr>
          <w:rFonts w:asciiTheme="majorBidi" w:eastAsia="Times New Roman" w:hAnsiTheme="majorBidi" w:cstheme="majorBidi"/>
          <w:lang w:val="en-GB"/>
        </w:rPr>
        <w:t>m</w:t>
      </w:r>
      <w:r w:rsidR="00FB4669" w:rsidRPr="00EA6C1B">
        <w:rPr>
          <w:rFonts w:asciiTheme="majorBidi" w:eastAsia="Times New Roman" w:hAnsiTheme="majorBidi" w:cstheme="majorBidi"/>
          <w:lang w:val="en-GB"/>
        </w:rPr>
        <w:t xml:space="preserve">achine </w:t>
      </w:r>
      <w:r w:rsidR="00E81B4A" w:rsidRPr="00EA6C1B">
        <w:rPr>
          <w:rFonts w:asciiTheme="majorBidi" w:eastAsia="Times New Roman" w:hAnsiTheme="majorBidi" w:cstheme="majorBidi"/>
          <w:lang w:val="en-GB"/>
        </w:rPr>
        <w:t>l</w:t>
      </w:r>
      <w:r w:rsidR="00FB4669" w:rsidRPr="00EA6C1B">
        <w:rPr>
          <w:rFonts w:asciiTheme="majorBidi" w:eastAsia="Times New Roman" w:hAnsiTheme="majorBidi" w:cstheme="majorBidi"/>
          <w:lang w:val="en-GB"/>
        </w:rPr>
        <w:t xml:space="preserve">earning </w:t>
      </w:r>
      <w:r w:rsidR="00E81B4A" w:rsidRPr="00EA6C1B">
        <w:rPr>
          <w:rFonts w:asciiTheme="majorBidi" w:eastAsia="Times New Roman" w:hAnsiTheme="majorBidi" w:cstheme="majorBidi"/>
          <w:lang w:val="en-GB"/>
        </w:rPr>
        <w:t>r</w:t>
      </w:r>
      <w:r w:rsidR="00FB4669" w:rsidRPr="00EA6C1B">
        <w:rPr>
          <w:rFonts w:asciiTheme="majorBidi" w:eastAsia="Times New Roman" w:hAnsiTheme="majorBidi" w:cstheme="majorBidi"/>
          <w:lang w:val="en-GB"/>
        </w:rPr>
        <w:t>epository</w:t>
      </w:r>
      <w:r w:rsidR="00E81B4A" w:rsidRPr="00EA6C1B">
        <w:rPr>
          <w:rFonts w:asciiTheme="majorBidi" w:eastAsia="Times New Roman" w:hAnsiTheme="majorBidi" w:cstheme="majorBidi"/>
          <w:lang w:val="en-GB"/>
        </w:rPr>
        <w:t xml:space="preserve"> </w:t>
      </w:r>
      <w:r w:rsidR="00FB4669" w:rsidRPr="001F70AA">
        <w:rPr>
          <w:rFonts w:asciiTheme="majorBidi" w:eastAsia="Times New Roman" w:hAnsiTheme="majorBidi" w:cstheme="majorBidi"/>
          <w:highlight w:val="yellow"/>
          <w:lang w:val="en-GB"/>
        </w:rPr>
        <w:t>which originated</w:t>
      </w:r>
      <w:r w:rsidR="00FB4669" w:rsidRPr="00EA6C1B">
        <w:rPr>
          <w:rFonts w:asciiTheme="majorBidi" w:eastAsia="Times New Roman" w:hAnsiTheme="majorBidi" w:cstheme="majorBidi"/>
          <w:lang w:val="en-GB"/>
        </w:rPr>
        <w:t xml:space="preserve"> from the </w:t>
      </w:r>
      <w:r w:rsidR="00E81B4A" w:rsidRPr="00EA6C1B">
        <w:rPr>
          <w:rFonts w:asciiTheme="majorBidi" w:eastAsia="Times New Roman" w:hAnsiTheme="majorBidi" w:cstheme="majorBidi"/>
          <w:lang w:val="en-GB"/>
        </w:rPr>
        <w:t>n</w:t>
      </w:r>
      <w:r w:rsidR="00FB4669" w:rsidRPr="00EA6C1B">
        <w:rPr>
          <w:rFonts w:asciiTheme="majorBidi" w:eastAsia="Times New Roman" w:hAnsiTheme="majorBidi" w:cstheme="majorBidi"/>
          <w:lang w:val="en-GB"/>
        </w:rPr>
        <w:t xml:space="preserve">ational </w:t>
      </w:r>
      <w:r w:rsidR="00E81B4A" w:rsidRPr="00EA6C1B">
        <w:rPr>
          <w:rFonts w:asciiTheme="majorBidi" w:eastAsia="Times New Roman" w:hAnsiTheme="majorBidi" w:cstheme="majorBidi"/>
          <w:lang w:val="en-GB"/>
        </w:rPr>
        <w:t>i</w:t>
      </w:r>
      <w:r w:rsidR="00FB4669" w:rsidRPr="00EA6C1B">
        <w:rPr>
          <w:rFonts w:asciiTheme="majorBidi" w:eastAsia="Times New Roman" w:hAnsiTheme="majorBidi" w:cstheme="majorBidi"/>
          <w:lang w:val="en-GB"/>
        </w:rPr>
        <w:t xml:space="preserve">nstitute of </w:t>
      </w:r>
      <w:r w:rsidR="00E81B4A" w:rsidRPr="00EA6C1B">
        <w:rPr>
          <w:rFonts w:asciiTheme="majorBidi" w:eastAsia="Times New Roman" w:hAnsiTheme="majorBidi" w:cstheme="majorBidi"/>
          <w:lang w:val="en-GB"/>
        </w:rPr>
        <w:t>d</w:t>
      </w:r>
      <w:r w:rsidR="00FB4669" w:rsidRPr="00EA6C1B">
        <w:rPr>
          <w:rFonts w:asciiTheme="majorBidi" w:eastAsia="Times New Roman" w:hAnsiTheme="majorBidi" w:cstheme="majorBidi"/>
          <w:lang w:val="en-GB"/>
        </w:rPr>
        <w:t xml:space="preserve">iabetes and </w:t>
      </w:r>
      <w:r w:rsidR="00E81B4A" w:rsidRPr="00EA6C1B">
        <w:rPr>
          <w:rFonts w:asciiTheme="majorBidi" w:eastAsia="Times New Roman" w:hAnsiTheme="majorBidi" w:cstheme="majorBidi"/>
          <w:lang w:val="en-GB"/>
        </w:rPr>
        <w:t>d</w:t>
      </w:r>
      <w:r w:rsidR="00FB4669" w:rsidRPr="00EA6C1B">
        <w:rPr>
          <w:rFonts w:asciiTheme="majorBidi" w:eastAsia="Times New Roman" w:hAnsiTheme="majorBidi" w:cstheme="majorBidi"/>
          <w:lang w:val="en-GB"/>
        </w:rPr>
        <w:t xml:space="preserve">igestive and </w:t>
      </w:r>
      <w:r w:rsidR="00E81B4A" w:rsidRPr="00EA6C1B">
        <w:rPr>
          <w:rFonts w:asciiTheme="majorBidi" w:eastAsia="Times New Roman" w:hAnsiTheme="majorBidi" w:cstheme="majorBidi"/>
          <w:lang w:val="en-GB"/>
        </w:rPr>
        <w:t>k</w:t>
      </w:r>
      <w:r w:rsidR="00FB4669" w:rsidRPr="00EA6C1B">
        <w:rPr>
          <w:rFonts w:asciiTheme="majorBidi" w:eastAsia="Times New Roman" w:hAnsiTheme="majorBidi" w:cstheme="majorBidi"/>
          <w:lang w:val="en-GB"/>
        </w:rPr>
        <w:t>idney diseases</w:t>
      </w:r>
      <w:r w:rsidR="00195E6D" w:rsidRPr="00EA6C1B">
        <w:rPr>
          <w:rFonts w:asciiTheme="majorBidi" w:eastAsia="Times New Roman" w:hAnsiTheme="majorBidi" w:cstheme="majorBidi"/>
          <w:lang w:val="en-GB"/>
        </w:rPr>
        <w:t xml:space="preserve"> and is used to predict </w:t>
      </w:r>
      <w:r w:rsidR="00E81B4A" w:rsidRPr="00EA6C1B">
        <w:rPr>
          <w:rFonts w:asciiTheme="majorBidi" w:eastAsia="Times New Roman" w:hAnsiTheme="majorBidi" w:cstheme="majorBidi"/>
          <w:lang w:val="en-GB"/>
        </w:rPr>
        <w:t>whether</w:t>
      </w:r>
      <w:r w:rsidR="00195E6D" w:rsidRPr="00EA6C1B">
        <w:rPr>
          <w:rFonts w:asciiTheme="majorBidi" w:eastAsia="Times New Roman" w:hAnsiTheme="majorBidi" w:cstheme="majorBidi"/>
          <w:lang w:val="en-GB"/>
        </w:rPr>
        <w:t xml:space="preserve"> a patient has diabetes, based on diagnostic measurements. </w:t>
      </w:r>
      <w:r w:rsidR="00FB4669" w:rsidRPr="00EA6C1B">
        <w:rPr>
          <w:rFonts w:asciiTheme="majorBidi" w:eastAsia="Times New Roman" w:hAnsiTheme="majorBidi" w:cstheme="majorBidi"/>
          <w:lang w:val="en-GB"/>
        </w:rPr>
        <w:t xml:space="preserve">The </w:t>
      </w:r>
      <w:r w:rsidR="00610478" w:rsidRPr="00EA6C1B">
        <w:rPr>
          <w:rFonts w:asciiTheme="majorBidi" w:eastAsia="Times New Roman" w:hAnsiTheme="majorBidi" w:cstheme="majorBidi"/>
          <w:lang w:val="en-GB"/>
        </w:rPr>
        <w:t xml:space="preserve">PID </w:t>
      </w:r>
      <w:r w:rsidR="00FB4669" w:rsidRPr="00EA6C1B">
        <w:rPr>
          <w:rFonts w:asciiTheme="majorBidi" w:eastAsia="Times New Roman" w:hAnsiTheme="majorBidi" w:cstheme="majorBidi"/>
          <w:lang w:val="en-GB"/>
        </w:rPr>
        <w:t xml:space="preserve">dataset contains information about </w:t>
      </w:r>
      <w:r w:rsidR="0053228B" w:rsidRPr="00EA6C1B">
        <w:rPr>
          <w:rFonts w:asciiTheme="majorBidi" w:eastAsia="Times New Roman" w:hAnsiTheme="majorBidi" w:cstheme="majorBidi"/>
          <w:lang w:val="en-GB"/>
        </w:rPr>
        <w:t xml:space="preserve">768 </w:t>
      </w:r>
      <w:r w:rsidR="00E81B4A" w:rsidRPr="00EA6C1B">
        <w:rPr>
          <w:rFonts w:asciiTheme="majorBidi" w:eastAsia="Times New Roman" w:hAnsiTheme="majorBidi" w:cstheme="majorBidi"/>
          <w:lang w:val="en-GB"/>
        </w:rPr>
        <w:t>f</w:t>
      </w:r>
      <w:r w:rsidR="0053228B" w:rsidRPr="00EA6C1B">
        <w:rPr>
          <w:rFonts w:asciiTheme="majorBidi" w:eastAsia="Times New Roman" w:hAnsiTheme="majorBidi" w:cstheme="majorBidi"/>
          <w:lang w:val="en-GB"/>
        </w:rPr>
        <w:t xml:space="preserve">emales and </w:t>
      </w:r>
      <w:r w:rsidR="00C522F0" w:rsidRPr="00EA6C1B">
        <w:rPr>
          <w:rFonts w:asciiTheme="majorBidi" w:eastAsia="Times New Roman" w:hAnsiTheme="majorBidi" w:cstheme="majorBidi"/>
          <w:lang w:val="en-GB"/>
        </w:rPr>
        <w:t>eight features</w:t>
      </w:r>
      <w:r w:rsidR="00E570CF" w:rsidRPr="00EA6C1B">
        <w:rPr>
          <w:rFonts w:asciiTheme="majorBidi" w:eastAsia="Times New Roman" w:hAnsiTheme="majorBidi" w:cstheme="majorBidi"/>
          <w:lang w:val="en-GB"/>
        </w:rPr>
        <w:t xml:space="preserve">. </w:t>
      </w:r>
      <w:r w:rsidR="009F7F75" w:rsidRPr="00EA6C1B">
        <w:rPr>
          <w:rFonts w:asciiTheme="majorBidi" w:eastAsia="Times New Roman" w:hAnsiTheme="majorBidi" w:cstheme="majorBidi"/>
          <w:lang w:val="en-GB"/>
        </w:rPr>
        <w:t xml:space="preserve">The HFD dataset is taken from the </w:t>
      </w:r>
      <w:r w:rsidR="00D1383C" w:rsidRPr="00EA6C1B">
        <w:rPr>
          <w:rFonts w:asciiTheme="majorBidi" w:eastAsia="Times New Roman" w:hAnsiTheme="majorBidi" w:cstheme="majorBidi"/>
          <w:lang w:val="en-GB"/>
        </w:rPr>
        <w:t>H</w:t>
      </w:r>
      <w:r w:rsidR="009F7F75" w:rsidRPr="00EA6C1B">
        <w:rPr>
          <w:rFonts w:asciiTheme="majorBidi" w:eastAsia="Times New Roman" w:hAnsiTheme="majorBidi" w:cstheme="majorBidi"/>
          <w:lang w:val="en-GB"/>
        </w:rPr>
        <w:t xml:space="preserve">ospital Frankfurt, Germany. The HFD dataset has 2000 instances and </w:t>
      </w:r>
      <w:r w:rsidR="00C522F0" w:rsidRPr="00EA6C1B">
        <w:rPr>
          <w:rFonts w:asciiTheme="majorBidi" w:eastAsia="Times New Roman" w:hAnsiTheme="majorBidi" w:cstheme="majorBidi"/>
          <w:lang w:val="en-GB"/>
        </w:rPr>
        <w:t>eight</w:t>
      </w:r>
      <w:r w:rsidR="009F7F75" w:rsidRPr="00EA6C1B">
        <w:rPr>
          <w:rFonts w:asciiTheme="majorBidi" w:eastAsia="Times New Roman" w:hAnsiTheme="majorBidi" w:cstheme="majorBidi"/>
          <w:lang w:val="en-GB"/>
        </w:rPr>
        <w:t xml:space="preserve"> </w:t>
      </w:r>
      <w:r w:rsidR="00C522F0" w:rsidRPr="00EA6C1B">
        <w:rPr>
          <w:rFonts w:asciiTheme="majorBidi" w:eastAsia="Times New Roman" w:hAnsiTheme="majorBidi" w:cstheme="majorBidi"/>
          <w:lang w:val="en-GB"/>
        </w:rPr>
        <w:t>features</w:t>
      </w:r>
      <w:r w:rsidR="009F7F75" w:rsidRPr="00EA6C1B">
        <w:rPr>
          <w:rFonts w:asciiTheme="majorBidi" w:eastAsia="Times New Roman" w:hAnsiTheme="majorBidi" w:cstheme="majorBidi"/>
          <w:lang w:val="en-GB"/>
        </w:rPr>
        <w:t xml:space="preserve">. </w:t>
      </w:r>
      <w:r w:rsidRPr="00EA6C1B">
        <w:rPr>
          <w:rFonts w:asciiTheme="majorBidi" w:eastAsia="Times New Roman" w:hAnsiTheme="majorBidi" w:cstheme="majorBidi"/>
          <w:lang w:val="en-GB"/>
        </w:rPr>
        <w:t>Both</w:t>
      </w:r>
      <w:r w:rsidR="00C522F0" w:rsidRPr="00EA6C1B">
        <w:rPr>
          <w:rFonts w:asciiTheme="majorBidi" w:eastAsia="Times New Roman" w:hAnsiTheme="majorBidi" w:cstheme="majorBidi"/>
          <w:lang w:val="en-GB"/>
        </w:rPr>
        <w:t xml:space="preserve"> datasets </w:t>
      </w:r>
      <w:r w:rsidRPr="00EA6C1B">
        <w:rPr>
          <w:rFonts w:asciiTheme="majorBidi" w:eastAsia="Times New Roman" w:hAnsiTheme="majorBidi" w:cstheme="majorBidi"/>
          <w:lang w:val="en-GB"/>
        </w:rPr>
        <w:t>share the same</w:t>
      </w:r>
      <w:r w:rsidR="00C522F0" w:rsidRPr="00EA6C1B">
        <w:rPr>
          <w:rFonts w:asciiTheme="majorBidi" w:eastAsia="Times New Roman" w:hAnsiTheme="majorBidi" w:cstheme="majorBidi"/>
          <w:lang w:val="en-GB"/>
        </w:rPr>
        <w:t xml:space="preserve"> features </w:t>
      </w:r>
      <w:r w:rsidRPr="00EA6C1B">
        <w:rPr>
          <w:rFonts w:asciiTheme="majorBidi" w:eastAsia="Times New Roman" w:hAnsiTheme="majorBidi" w:cstheme="majorBidi"/>
          <w:lang w:val="en-GB"/>
        </w:rPr>
        <w:t>(</w:t>
      </w:r>
      <w:r w:rsidR="00C522F0" w:rsidRPr="00EA6C1B">
        <w:rPr>
          <w:rFonts w:asciiTheme="majorBidi" w:eastAsia="Times New Roman" w:hAnsiTheme="majorBidi" w:cstheme="majorBidi"/>
          <w:lang w:val="en-GB"/>
        </w:rPr>
        <w:t xml:space="preserve">described in </w:t>
      </w:r>
      <w:r w:rsidR="00FB4669" w:rsidRPr="00EA6C1B">
        <w:rPr>
          <w:rFonts w:asciiTheme="majorBidi" w:eastAsia="Times New Roman" w:hAnsiTheme="majorBidi" w:cstheme="majorBidi"/>
          <w:lang w:val="en-GB"/>
        </w:rPr>
        <w:t xml:space="preserve">Table </w:t>
      </w:r>
      <w:r w:rsidR="00E75C83" w:rsidRPr="00EA6C1B">
        <w:rPr>
          <w:rFonts w:asciiTheme="majorBidi" w:eastAsia="Times New Roman" w:hAnsiTheme="majorBidi" w:cstheme="majorBidi"/>
          <w:lang w:val="en-GB"/>
        </w:rPr>
        <w:t>2</w:t>
      </w:r>
      <w:r w:rsidRPr="00EA6C1B">
        <w:rPr>
          <w:rFonts w:asciiTheme="majorBidi" w:eastAsia="Times New Roman" w:hAnsiTheme="majorBidi" w:cstheme="majorBidi"/>
          <w:lang w:val="en-GB"/>
        </w:rPr>
        <w:t>)</w:t>
      </w:r>
      <w:r w:rsidR="0053228B" w:rsidRPr="00EA6C1B">
        <w:rPr>
          <w:rFonts w:asciiTheme="majorBidi" w:eastAsia="Times New Roman" w:hAnsiTheme="majorBidi" w:cstheme="majorBidi"/>
          <w:lang w:val="en-GB"/>
        </w:rPr>
        <w:t>.</w:t>
      </w:r>
      <w:r w:rsidR="00195E6D" w:rsidRPr="00EA6C1B">
        <w:rPr>
          <w:rFonts w:asciiTheme="majorBidi" w:eastAsia="Times New Roman" w:hAnsiTheme="majorBidi" w:cstheme="majorBidi"/>
          <w:lang w:val="en-GB"/>
        </w:rPr>
        <w:t xml:space="preserve"> </w:t>
      </w:r>
    </w:p>
    <w:p w14:paraId="4DB0484A" w14:textId="79E36B5F" w:rsidR="00E75C83" w:rsidRPr="00EA6C1B" w:rsidRDefault="00E75C83" w:rsidP="003B054C">
      <w:pPr>
        <w:spacing w:before="100" w:beforeAutospacing="1" w:after="120" w:line="240" w:lineRule="auto"/>
        <w:ind w:left="567"/>
        <w:jc w:val="both"/>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Table 2</w:t>
      </w:r>
      <w:r w:rsidRPr="00EA6C1B">
        <w:rPr>
          <w:rFonts w:asciiTheme="majorBidi" w:eastAsia="Times New Roman" w:hAnsiTheme="majorBidi" w:cstheme="majorBidi"/>
          <w:sz w:val="20"/>
          <w:szCs w:val="20"/>
        </w:rPr>
        <w:t xml:space="preserve"> </w:t>
      </w:r>
      <w:r w:rsidR="00C518D8" w:rsidRPr="00EA6C1B">
        <w:rPr>
          <w:rFonts w:asciiTheme="majorBidi" w:eastAsia="Times New Roman" w:hAnsiTheme="majorBidi" w:cstheme="majorBidi"/>
          <w:sz w:val="20"/>
          <w:szCs w:val="20"/>
        </w:rPr>
        <w:t xml:space="preserve">Attributes of </w:t>
      </w:r>
      <w:r w:rsidR="009F7F75" w:rsidRPr="00EA6C1B">
        <w:rPr>
          <w:rFonts w:asciiTheme="majorBidi" w:eastAsia="Times New Roman" w:hAnsiTheme="majorBidi" w:cstheme="majorBidi"/>
          <w:sz w:val="20"/>
          <w:szCs w:val="20"/>
        </w:rPr>
        <w:t xml:space="preserve">the </w:t>
      </w:r>
      <w:r w:rsidR="00C518D8" w:rsidRPr="00EA6C1B">
        <w:rPr>
          <w:rFonts w:asciiTheme="majorBidi" w:eastAsia="Times New Roman" w:hAnsiTheme="majorBidi" w:cstheme="majorBidi"/>
          <w:sz w:val="20"/>
          <w:szCs w:val="20"/>
        </w:rPr>
        <w:t>PID</w:t>
      </w:r>
      <w:r w:rsidR="009F7F75" w:rsidRPr="00EA6C1B">
        <w:rPr>
          <w:rFonts w:asciiTheme="majorBidi" w:eastAsia="Times New Roman" w:hAnsiTheme="majorBidi" w:cstheme="majorBidi"/>
          <w:sz w:val="20"/>
          <w:szCs w:val="20"/>
        </w:rPr>
        <w:t xml:space="preserve"> and the HFD</w:t>
      </w:r>
      <w:r w:rsidR="00C518D8" w:rsidRPr="00EA6C1B">
        <w:rPr>
          <w:rFonts w:asciiTheme="majorBidi" w:eastAsia="Times New Roman" w:hAnsiTheme="majorBidi" w:cstheme="majorBidi"/>
          <w:sz w:val="20"/>
          <w:szCs w:val="20"/>
        </w:rPr>
        <w:t xml:space="preserve"> dataset</w:t>
      </w:r>
      <w:r w:rsidR="009F7F75" w:rsidRPr="00EA6C1B">
        <w:rPr>
          <w:rFonts w:asciiTheme="majorBidi" w:eastAsia="Times New Roman" w:hAnsiTheme="majorBidi" w:cstheme="majorBidi"/>
          <w:sz w:val="20"/>
          <w:szCs w:val="20"/>
        </w:rPr>
        <w:t>s</w:t>
      </w:r>
      <w:r w:rsidRPr="00EA6C1B">
        <w:rPr>
          <w:rFonts w:asciiTheme="majorBidi" w:eastAsia="Times New Roman" w:hAnsiTheme="majorBidi" w:cstheme="majorBidi"/>
          <w:sz w:val="20"/>
          <w:szCs w:val="20"/>
        </w:rPr>
        <w:t> </w:t>
      </w:r>
    </w:p>
    <w:tbl>
      <w:tblPr>
        <w:tblW w:w="0" w:type="auto"/>
        <w:tblInd w:w="578" w:type="dxa"/>
        <w:tblBorders>
          <w:top w:val="single" w:sz="6" w:space="0" w:color="auto"/>
          <w:bottom w:val="single" w:sz="6" w:space="0" w:color="auto"/>
          <w:insideH w:val="single" w:sz="6" w:space="0" w:color="auto"/>
        </w:tblBorders>
        <w:tblCellMar>
          <w:top w:w="15" w:type="dxa"/>
          <w:left w:w="15" w:type="dxa"/>
          <w:bottom w:w="15" w:type="dxa"/>
          <w:right w:w="15" w:type="dxa"/>
        </w:tblCellMar>
        <w:tblLook w:val="04A0" w:firstRow="1" w:lastRow="0" w:firstColumn="1" w:lastColumn="0" w:noHBand="0" w:noVBand="1"/>
      </w:tblPr>
      <w:tblGrid>
        <w:gridCol w:w="570"/>
        <w:gridCol w:w="2399"/>
        <w:gridCol w:w="4313"/>
        <w:gridCol w:w="1074"/>
      </w:tblGrid>
      <w:tr w:rsidR="00EA6C1B" w:rsidRPr="00EA6C1B" w14:paraId="5487567B" w14:textId="77777777" w:rsidTr="00BA01A7">
        <w:tc>
          <w:tcPr>
            <w:tcW w:w="570" w:type="dxa"/>
            <w:tcBorders>
              <w:top w:val="single" w:sz="4" w:space="0" w:color="auto"/>
              <w:bottom w:val="single" w:sz="12" w:space="0" w:color="auto"/>
            </w:tcBorders>
            <w:shd w:val="clear" w:color="auto" w:fill="auto"/>
            <w:vAlign w:val="center"/>
            <w:hideMark/>
          </w:tcPr>
          <w:p w14:paraId="7ED20E87" w14:textId="7D7BE718" w:rsidR="00E75C83" w:rsidRPr="00EA6C1B" w:rsidRDefault="00E75C83" w:rsidP="003B054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No.</w:t>
            </w:r>
          </w:p>
        </w:tc>
        <w:tc>
          <w:tcPr>
            <w:tcW w:w="2399" w:type="dxa"/>
            <w:tcBorders>
              <w:top w:val="single" w:sz="4" w:space="0" w:color="auto"/>
              <w:bottom w:val="single" w:sz="12" w:space="0" w:color="auto"/>
            </w:tcBorders>
            <w:shd w:val="clear" w:color="auto" w:fill="auto"/>
            <w:vAlign w:val="center"/>
            <w:hideMark/>
          </w:tcPr>
          <w:p w14:paraId="5B845477" w14:textId="155D8293" w:rsidR="00E75C83" w:rsidRPr="00EA6C1B" w:rsidRDefault="00C518D8" w:rsidP="00F9292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 xml:space="preserve">Attribute </w:t>
            </w:r>
            <w:r w:rsidR="00E75C83" w:rsidRPr="00EA6C1B">
              <w:rPr>
                <w:rFonts w:asciiTheme="majorBidi" w:eastAsia="Times New Roman" w:hAnsiTheme="majorBidi" w:cstheme="majorBidi"/>
                <w:b/>
                <w:bCs/>
                <w:sz w:val="20"/>
                <w:szCs w:val="20"/>
              </w:rPr>
              <w:t>Name</w:t>
            </w:r>
          </w:p>
        </w:tc>
        <w:tc>
          <w:tcPr>
            <w:tcW w:w="4313" w:type="dxa"/>
            <w:tcBorders>
              <w:top w:val="single" w:sz="4" w:space="0" w:color="auto"/>
              <w:bottom w:val="single" w:sz="12" w:space="0" w:color="auto"/>
            </w:tcBorders>
            <w:shd w:val="clear" w:color="auto" w:fill="auto"/>
            <w:vAlign w:val="center"/>
            <w:hideMark/>
          </w:tcPr>
          <w:p w14:paraId="7EA94A25" w14:textId="3F6708CF" w:rsidR="00E75C83" w:rsidRPr="00EA6C1B" w:rsidRDefault="00E75C83" w:rsidP="00F9292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Description</w:t>
            </w:r>
          </w:p>
        </w:tc>
        <w:tc>
          <w:tcPr>
            <w:tcW w:w="1074" w:type="dxa"/>
            <w:tcBorders>
              <w:top w:val="single" w:sz="4" w:space="0" w:color="auto"/>
              <w:bottom w:val="single" w:sz="12" w:space="0" w:color="auto"/>
            </w:tcBorders>
            <w:shd w:val="clear" w:color="auto" w:fill="auto"/>
            <w:vAlign w:val="center"/>
            <w:hideMark/>
          </w:tcPr>
          <w:p w14:paraId="3F8E6361" w14:textId="6EC9CB02" w:rsidR="00E75C83" w:rsidRPr="00EA6C1B" w:rsidRDefault="00E75C83" w:rsidP="00F9292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Data Type</w:t>
            </w:r>
          </w:p>
        </w:tc>
      </w:tr>
      <w:tr w:rsidR="00EA6C1B" w:rsidRPr="00EA6C1B" w14:paraId="3F3C7E03" w14:textId="77777777" w:rsidTr="00BA01A7">
        <w:tc>
          <w:tcPr>
            <w:tcW w:w="570" w:type="dxa"/>
            <w:tcBorders>
              <w:top w:val="single" w:sz="12" w:space="0" w:color="auto"/>
              <w:bottom w:val="nil"/>
            </w:tcBorders>
            <w:shd w:val="clear" w:color="auto" w:fill="auto"/>
            <w:hideMark/>
          </w:tcPr>
          <w:p w14:paraId="670D8925" w14:textId="65E82127"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1</w:t>
            </w:r>
          </w:p>
        </w:tc>
        <w:tc>
          <w:tcPr>
            <w:tcW w:w="2399" w:type="dxa"/>
            <w:tcBorders>
              <w:top w:val="single" w:sz="12" w:space="0" w:color="auto"/>
              <w:bottom w:val="nil"/>
            </w:tcBorders>
            <w:shd w:val="clear" w:color="auto" w:fill="auto"/>
            <w:hideMark/>
          </w:tcPr>
          <w:p w14:paraId="0D532FD4" w14:textId="154CCF3B"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Pregnancies</w:t>
            </w:r>
          </w:p>
        </w:tc>
        <w:tc>
          <w:tcPr>
            <w:tcW w:w="4313" w:type="dxa"/>
            <w:tcBorders>
              <w:top w:val="single" w:sz="12" w:space="0" w:color="auto"/>
              <w:bottom w:val="nil"/>
            </w:tcBorders>
            <w:shd w:val="clear" w:color="auto" w:fill="auto"/>
            <w:hideMark/>
          </w:tcPr>
          <w:p w14:paraId="4B5E9442"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Number of times pregnant </w:t>
            </w:r>
          </w:p>
        </w:tc>
        <w:tc>
          <w:tcPr>
            <w:tcW w:w="1074" w:type="dxa"/>
            <w:tcBorders>
              <w:top w:val="single" w:sz="12" w:space="0" w:color="auto"/>
              <w:bottom w:val="nil"/>
            </w:tcBorders>
            <w:shd w:val="clear" w:color="auto" w:fill="auto"/>
            <w:hideMark/>
          </w:tcPr>
          <w:p w14:paraId="066A8351" w14:textId="1DF6F427"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70E788E4" w14:textId="77777777" w:rsidTr="003B054C">
        <w:tc>
          <w:tcPr>
            <w:tcW w:w="570" w:type="dxa"/>
            <w:tcBorders>
              <w:top w:val="nil"/>
              <w:bottom w:val="nil"/>
            </w:tcBorders>
            <w:shd w:val="clear" w:color="auto" w:fill="auto"/>
            <w:hideMark/>
          </w:tcPr>
          <w:p w14:paraId="0EBB0CCA" w14:textId="3EB6B9CA"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2</w:t>
            </w:r>
          </w:p>
        </w:tc>
        <w:tc>
          <w:tcPr>
            <w:tcW w:w="2399" w:type="dxa"/>
            <w:tcBorders>
              <w:top w:val="nil"/>
              <w:bottom w:val="nil"/>
            </w:tcBorders>
            <w:shd w:val="clear" w:color="auto" w:fill="auto"/>
            <w:hideMark/>
          </w:tcPr>
          <w:p w14:paraId="38E650BD" w14:textId="03024C6F"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Glucose</w:t>
            </w:r>
          </w:p>
        </w:tc>
        <w:tc>
          <w:tcPr>
            <w:tcW w:w="4313" w:type="dxa"/>
            <w:tcBorders>
              <w:top w:val="nil"/>
              <w:bottom w:val="nil"/>
            </w:tcBorders>
            <w:shd w:val="clear" w:color="auto" w:fill="auto"/>
            <w:hideMark/>
          </w:tcPr>
          <w:p w14:paraId="76B434B4" w14:textId="2E0369D2" w:rsidR="00E75C83" w:rsidRPr="00EA6C1B" w:rsidRDefault="00E75C83" w:rsidP="0074507F">
            <w:pPr>
              <w:spacing w:before="100" w:beforeAutospacing="1" w:after="100" w:afterAutospacing="1" w:line="240" w:lineRule="auto"/>
              <w:ind w:left="156"/>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Plasma glucose concentration 2 hours in an oral glucose tolerance test </w:t>
            </w:r>
          </w:p>
        </w:tc>
        <w:tc>
          <w:tcPr>
            <w:tcW w:w="1074" w:type="dxa"/>
            <w:tcBorders>
              <w:top w:val="nil"/>
              <w:bottom w:val="nil"/>
            </w:tcBorders>
            <w:shd w:val="clear" w:color="auto" w:fill="auto"/>
            <w:hideMark/>
          </w:tcPr>
          <w:p w14:paraId="7A56D99E" w14:textId="2601374A"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00067B2F" w14:textId="77777777" w:rsidTr="003B054C">
        <w:tc>
          <w:tcPr>
            <w:tcW w:w="570" w:type="dxa"/>
            <w:tcBorders>
              <w:top w:val="nil"/>
              <w:bottom w:val="nil"/>
            </w:tcBorders>
            <w:shd w:val="clear" w:color="auto" w:fill="auto"/>
            <w:hideMark/>
          </w:tcPr>
          <w:p w14:paraId="7D7B94D3" w14:textId="0A3AEDD5"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3</w:t>
            </w:r>
          </w:p>
        </w:tc>
        <w:tc>
          <w:tcPr>
            <w:tcW w:w="2399" w:type="dxa"/>
            <w:tcBorders>
              <w:top w:val="nil"/>
              <w:bottom w:val="nil"/>
            </w:tcBorders>
            <w:shd w:val="clear" w:color="auto" w:fill="auto"/>
            <w:hideMark/>
          </w:tcPr>
          <w:p w14:paraId="0909688E" w14:textId="11C2BE01"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Blood Pressure</w:t>
            </w:r>
          </w:p>
        </w:tc>
        <w:tc>
          <w:tcPr>
            <w:tcW w:w="4313" w:type="dxa"/>
            <w:tcBorders>
              <w:top w:val="nil"/>
              <w:bottom w:val="nil"/>
            </w:tcBorders>
            <w:shd w:val="clear" w:color="auto" w:fill="auto"/>
            <w:hideMark/>
          </w:tcPr>
          <w:p w14:paraId="48FCB37A" w14:textId="1517A7FA"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Diastolic blood pressure (mm Hg) </w:t>
            </w:r>
          </w:p>
        </w:tc>
        <w:tc>
          <w:tcPr>
            <w:tcW w:w="1074" w:type="dxa"/>
            <w:tcBorders>
              <w:top w:val="nil"/>
              <w:bottom w:val="nil"/>
            </w:tcBorders>
            <w:shd w:val="clear" w:color="auto" w:fill="auto"/>
            <w:hideMark/>
          </w:tcPr>
          <w:p w14:paraId="217E2963" w14:textId="17B2D16D"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73C4A830" w14:textId="77777777" w:rsidTr="003B054C">
        <w:tc>
          <w:tcPr>
            <w:tcW w:w="570" w:type="dxa"/>
            <w:tcBorders>
              <w:top w:val="nil"/>
              <w:bottom w:val="nil"/>
            </w:tcBorders>
            <w:shd w:val="clear" w:color="auto" w:fill="auto"/>
            <w:hideMark/>
          </w:tcPr>
          <w:p w14:paraId="13B060BE" w14:textId="76FFEA9E"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4</w:t>
            </w:r>
          </w:p>
        </w:tc>
        <w:tc>
          <w:tcPr>
            <w:tcW w:w="2399" w:type="dxa"/>
            <w:tcBorders>
              <w:top w:val="nil"/>
              <w:bottom w:val="nil"/>
            </w:tcBorders>
            <w:shd w:val="clear" w:color="auto" w:fill="auto"/>
            <w:hideMark/>
          </w:tcPr>
          <w:p w14:paraId="707C0202" w14:textId="52D89E2E"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Skin Thickness</w:t>
            </w:r>
          </w:p>
        </w:tc>
        <w:tc>
          <w:tcPr>
            <w:tcW w:w="4313" w:type="dxa"/>
            <w:tcBorders>
              <w:top w:val="nil"/>
              <w:bottom w:val="nil"/>
            </w:tcBorders>
            <w:shd w:val="clear" w:color="auto" w:fill="auto"/>
            <w:hideMark/>
          </w:tcPr>
          <w:p w14:paraId="6065FBEE"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Triceps skinfold thickness (mm) </w:t>
            </w:r>
          </w:p>
        </w:tc>
        <w:tc>
          <w:tcPr>
            <w:tcW w:w="1074" w:type="dxa"/>
            <w:tcBorders>
              <w:top w:val="nil"/>
              <w:bottom w:val="nil"/>
            </w:tcBorders>
            <w:shd w:val="clear" w:color="auto" w:fill="auto"/>
            <w:hideMark/>
          </w:tcPr>
          <w:p w14:paraId="437ED52B" w14:textId="4218F746"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0BD1B0C9" w14:textId="77777777" w:rsidTr="003B054C">
        <w:tc>
          <w:tcPr>
            <w:tcW w:w="570" w:type="dxa"/>
            <w:tcBorders>
              <w:top w:val="nil"/>
              <w:bottom w:val="nil"/>
            </w:tcBorders>
            <w:shd w:val="clear" w:color="auto" w:fill="auto"/>
            <w:hideMark/>
          </w:tcPr>
          <w:p w14:paraId="5A7523E9" w14:textId="5B3926CC"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5</w:t>
            </w:r>
          </w:p>
        </w:tc>
        <w:tc>
          <w:tcPr>
            <w:tcW w:w="2399" w:type="dxa"/>
            <w:tcBorders>
              <w:top w:val="nil"/>
              <w:bottom w:val="nil"/>
            </w:tcBorders>
            <w:shd w:val="clear" w:color="auto" w:fill="auto"/>
            <w:hideMark/>
          </w:tcPr>
          <w:p w14:paraId="5AEF7FD4" w14:textId="3A924304"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Insulin</w:t>
            </w:r>
          </w:p>
        </w:tc>
        <w:tc>
          <w:tcPr>
            <w:tcW w:w="4313" w:type="dxa"/>
            <w:tcBorders>
              <w:top w:val="nil"/>
              <w:bottom w:val="nil"/>
            </w:tcBorders>
            <w:shd w:val="clear" w:color="auto" w:fill="auto"/>
            <w:hideMark/>
          </w:tcPr>
          <w:p w14:paraId="3107CE38"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lang w:val="de-DE"/>
              </w:rPr>
            </w:pPr>
            <w:r w:rsidRPr="00EA6C1B">
              <w:rPr>
                <w:rFonts w:asciiTheme="majorBidi" w:eastAsia="Times New Roman" w:hAnsiTheme="majorBidi" w:cstheme="majorBidi"/>
                <w:sz w:val="20"/>
                <w:szCs w:val="20"/>
                <w:lang w:val="de-DE"/>
              </w:rPr>
              <w:t>2-Hour serum insulin (mu U/ml) </w:t>
            </w:r>
          </w:p>
        </w:tc>
        <w:tc>
          <w:tcPr>
            <w:tcW w:w="1074" w:type="dxa"/>
            <w:tcBorders>
              <w:top w:val="nil"/>
              <w:bottom w:val="nil"/>
            </w:tcBorders>
            <w:shd w:val="clear" w:color="auto" w:fill="auto"/>
            <w:hideMark/>
          </w:tcPr>
          <w:p w14:paraId="137F0AE5" w14:textId="52D30681"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26001DD6" w14:textId="77777777" w:rsidTr="003B054C">
        <w:tc>
          <w:tcPr>
            <w:tcW w:w="570" w:type="dxa"/>
            <w:tcBorders>
              <w:top w:val="nil"/>
              <w:bottom w:val="nil"/>
            </w:tcBorders>
            <w:shd w:val="clear" w:color="auto" w:fill="auto"/>
            <w:hideMark/>
          </w:tcPr>
          <w:p w14:paraId="0677CE56" w14:textId="1821C14E"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6</w:t>
            </w:r>
          </w:p>
        </w:tc>
        <w:tc>
          <w:tcPr>
            <w:tcW w:w="2399" w:type="dxa"/>
            <w:tcBorders>
              <w:top w:val="nil"/>
              <w:bottom w:val="nil"/>
            </w:tcBorders>
            <w:shd w:val="clear" w:color="auto" w:fill="auto"/>
            <w:hideMark/>
          </w:tcPr>
          <w:p w14:paraId="3D337F60" w14:textId="6201806F"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BMI</w:t>
            </w:r>
          </w:p>
        </w:tc>
        <w:tc>
          <w:tcPr>
            <w:tcW w:w="4313" w:type="dxa"/>
            <w:tcBorders>
              <w:top w:val="nil"/>
              <w:bottom w:val="nil"/>
            </w:tcBorders>
            <w:shd w:val="clear" w:color="auto" w:fill="auto"/>
            <w:hideMark/>
          </w:tcPr>
          <w:p w14:paraId="7BAA604F" w14:textId="49A9B1BC"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577A2">
              <w:rPr>
                <w:rFonts w:asciiTheme="majorBidi" w:eastAsia="Times New Roman" w:hAnsiTheme="majorBidi" w:cstheme="majorBidi"/>
                <w:sz w:val="20"/>
                <w:szCs w:val="20"/>
                <w:highlight w:val="yellow"/>
              </w:rPr>
              <w:t xml:space="preserve">Body </w:t>
            </w:r>
            <w:r w:rsidR="001B016E" w:rsidRPr="00E577A2">
              <w:rPr>
                <w:rFonts w:asciiTheme="majorBidi" w:eastAsia="Times New Roman" w:hAnsiTheme="majorBidi" w:cstheme="majorBidi"/>
                <w:sz w:val="20"/>
                <w:szCs w:val="20"/>
                <w:highlight w:val="yellow"/>
              </w:rPr>
              <w:t>M</w:t>
            </w:r>
            <w:r w:rsidRPr="00E577A2">
              <w:rPr>
                <w:rFonts w:asciiTheme="majorBidi" w:eastAsia="Times New Roman" w:hAnsiTheme="majorBidi" w:cstheme="majorBidi"/>
                <w:sz w:val="20"/>
                <w:szCs w:val="20"/>
                <w:highlight w:val="yellow"/>
              </w:rPr>
              <w:t xml:space="preserve">ass </w:t>
            </w:r>
            <w:r w:rsidR="001B016E" w:rsidRPr="00E577A2">
              <w:rPr>
                <w:rFonts w:asciiTheme="majorBidi" w:eastAsia="Times New Roman" w:hAnsiTheme="majorBidi" w:cstheme="majorBidi"/>
                <w:sz w:val="20"/>
                <w:szCs w:val="20"/>
                <w:highlight w:val="yellow"/>
              </w:rPr>
              <w:t>I</w:t>
            </w:r>
            <w:r w:rsidRPr="00E577A2">
              <w:rPr>
                <w:rFonts w:asciiTheme="majorBidi" w:eastAsia="Times New Roman" w:hAnsiTheme="majorBidi" w:cstheme="majorBidi"/>
                <w:sz w:val="20"/>
                <w:szCs w:val="20"/>
                <w:highlight w:val="yellow"/>
              </w:rPr>
              <w:t>ndex</w:t>
            </w:r>
            <w:r w:rsidRPr="00EA6C1B">
              <w:rPr>
                <w:rFonts w:asciiTheme="majorBidi" w:eastAsia="Times New Roman" w:hAnsiTheme="majorBidi" w:cstheme="majorBidi"/>
                <w:sz w:val="20"/>
                <w:szCs w:val="20"/>
              </w:rPr>
              <w:t xml:space="preserve"> (weight in kg/ (height in m)^2)  </w:t>
            </w:r>
          </w:p>
        </w:tc>
        <w:tc>
          <w:tcPr>
            <w:tcW w:w="1074" w:type="dxa"/>
            <w:tcBorders>
              <w:top w:val="nil"/>
              <w:bottom w:val="nil"/>
            </w:tcBorders>
            <w:shd w:val="clear" w:color="auto" w:fill="auto"/>
            <w:hideMark/>
          </w:tcPr>
          <w:p w14:paraId="523DC01E" w14:textId="04AD670C"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1483D782" w14:textId="77777777" w:rsidTr="00BA01A7">
        <w:tc>
          <w:tcPr>
            <w:tcW w:w="570" w:type="dxa"/>
            <w:tcBorders>
              <w:top w:val="nil"/>
              <w:bottom w:val="nil"/>
            </w:tcBorders>
            <w:shd w:val="clear" w:color="auto" w:fill="auto"/>
            <w:hideMark/>
          </w:tcPr>
          <w:p w14:paraId="6D855389" w14:textId="6EA91DE1"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7</w:t>
            </w:r>
          </w:p>
        </w:tc>
        <w:tc>
          <w:tcPr>
            <w:tcW w:w="2399" w:type="dxa"/>
            <w:tcBorders>
              <w:top w:val="nil"/>
              <w:bottom w:val="nil"/>
            </w:tcBorders>
            <w:shd w:val="clear" w:color="auto" w:fill="auto"/>
            <w:hideMark/>
          </w:tcPr>
          <w:p w14:paraId="2EE2A2D6" w14:textId="68EC2EBB"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Age</w:t>
            </w:r>
          </w:p>
        </w:tc>
        <w:tc>
          <w:tcPr>
            <w:tcW w:w="4313" w:type="dxa"/>
            <w:tcBorders>
              <w:top w:val="nil"/>
              <w:bottom w:val="nil"/>
            </w:tcBorders>
            <w:shd w:val="clear" w:color="auto" w:fill="auto"/>
            <w:hideMark/>
          </w:tcPr>
          <w:p w14:paraId="478DAD28"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Age in year </w:t>
            </w:r>
          </w:p>
        </w:tc>
        <w:tc>
          <w:tcPr>
            <w:tcW w:w="1074" w:type="dxa"/>
            <w:tcBorders>
              <w:top w:val="nil"/>
              <w:bottom w:val="nil"/>
            </w:tcBorders>
            <w:shd w:val="clear" w:color="auto" w:fill="auto"/>
            <w:hideMark/>
          </w:tcPr>
          <w:p w14:paraId="2138A0F7" w14:textId="0B56E538"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0A1428B3" w14:textId="77777777" w:rsidTr="00BA01A7">
        <w:tc>
          <w:tcPr>
            <w:tcW w:w="570" w:type="dxa"/>
            <w:tcBorders>
              <w:top w:val="nil"/>
              <w:bottom w:val="single" w:sz="4" w:space="0" w:color="auto"/>
            </w:tcBorders>
            <w:shd w:val="clear" w:color="auto" w:fill="auto"/>
            <w:hideMark/>
          </w:tcPr>
          <w:p w14:paraId="20EF5D69" w14:textId="47C9AEA6"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8</w:t>
            </w:r>
          </w:p>
        </w:tc>
        <w:tc>
          <w:tcPr>
            <w:tcW w:w="2399" w:type="dxa"/>
            <w:tcBorders>
              <w:top w:val="nil"/>
              <w:bottom w:val="single" w:sz="4" w:space="0" w:color="auto"/>
            </w:tcBorders>
            <w:shd w:val="clear" w:color="auto" w:fill="auto"/>
            <w:hideMark/>
          </w:tcPr>
          <w:p w14:paraId="19DF4E0D" w14:textId="1F3DF3AB"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 Pedigree Function</w:t>
            </w:r>
          </w:p>
        </w:tc>
        <w:tc>
          <w:tcPr>
            <w:tcW w:w="4313" w:type="dxa"/>
            <w:tcBorders>
              <w:top w:val="nil"/>
              <w:bottom w:val="single" w:sz="4" w:space="0" w:color="auto"/>
            </w:tcBorders>
            <w:shd w:val="clear" w:color="auto" w:fill="auto"/>
            <w:hideMark/>
          </w:tcPr>
          <w:p w14:paraId="26C21873" w14:textId="0C9B9F99" w:rsidR="00E75C83" w:rsidRPr="00EA6C1B" w:rsidRDefault="0074507F" w:rsidP="00B20044">
            <w:pPr>
              <w:spacing w:before="100" w:beforeAutospacing="1" w:after="100" w:afterAutospacing="1" w:line="240" w:lineRule="auto"/>
              <w:ind w:left="156"/>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w:t>
            </w:r>
            <w:r w:rsidR="00E75C83" w:rsidRPr="00EA6C1B">
              <w:rPr>
                <w:rFonts w:asciiTheme="majorBidi" w:eastAsia="Times New Roman" w:hAnsiTheme="majorBidi" w:cstheme="majorBidi"/>
                <w:sz w:val="20"/>
                <w:szCs w:val="20"/>
              </w:rPr>
              <w:t>iabetes diagnostic history of the person's relatives </w:t>
            </w:r>
          </w:p>
        </w:tc>
        <w:tc>
          <w:tcPr>
            <w:tcW w:w="1074" w:type="dxa"/>
            <w:tcBorders>
              <w:top w:val="nil"/>
              <w:bottom w:val="single" w:sz="4" w:space="0" w:color="auto"/>
            </w:tcBorders>
            <w:shd w:val="clear" w:color="auto" w:fill="auto"/>
            <w:hideMark/>
          </w:tcPr>
          <w:p w14:paraId="7F30B171" w14:textId="58467168" w:rsidR="00E75C83" w:rsidRPr="00EA6C1B" w:rsidRDefault="00BB7212" w:rsidP="005968C2">
            <w:pPr>
              <w:spacing w:before="100" w:beforeAutospacing="1" w:after="100" w:afterAutospacing="1" w:line="240" w:lineRule="auto"/>
              <w:ind w:left="-18"/>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bl>
    <w:p w14:paraId="33B8FC3E" w14:textId="7C52C1FB" w:rsidR="00BD1530" w:rsidRPr="00EA6C1B" w:rsidRDefault="00E75C83" w:rsidP="00CC5694">
      <w:pPr>
        <w:pStyle w:val="Heading2"/>
        <w:spacing w:before="0" w:after="120" w:line="360" w:lineRule="auto"/>
        <w:ind w:left="540" w:hanging="540"/>
        <w:rPr>
          <w:rStyle w:val="Emphasis"/>
          <w:rFonts w:asciiTheme="majorBidi" w:hAnsiTheme="majorBidi"/>
          <w:b/>
          <w:bCs/>
          <w:i w:val="0"/>
          <w:iCs w:val="0"/>
          <w:color w:val="auto"/>
          <w:sz w:val="28"/>
          <w:szCs w:val="28"/>
        </w:rPr>
      </w:pPr>
      <w:r w:rsidRPr="00EA6C1B">
        <w:rPr>
          <w:rStyle w:val="Emphasis"/>
          <w:rFonts w:asciiTheme="majorBidi" w:hAnsiTheme="majorBidi"/>
          <w:b/>
          <w:bCs/>
          <w:i w:val="0"/>
          <w:iCs w:val="0"/>
          <w:color w:val="auto"/>
          <w:sz w:val="28"/>
          <w:szCs w:val="28"/>
        </w:rPr>
        <w:lastRenderedPageBreak/>
        <w:t>4</w:t>
      </w:r>
      <w:r w:rsidR="00BD1530" w:rsidRPr="00EA6C1B">
        <w:rPr>
          <w:rStyle w:val="Emphasis"/>
          <w:rFonts w:asciiTheme="majorBidi" w:hAnsiTheme="majorBidi"/>
          <w:b/>
          <w:bCs/>
          <w:i w:val="0"/>
          <w:iCs w:val="0"/>
          <w:color w:val="auto"/>
          <w:sz w:val="28"/>
          <w:szCs w:val="28"/>
        </w:rPr>
        <w:t>.</w:t>
      </w:r>
      <w:r w:rsidRPr="00EA6C1B">
        <w:rPr>
          <w:rStyle w:val="Emphasis"/>
          <w:rFonts w:asciiTheme="majorBidi" w:hAnsiTheme="majorBidi"/>
          <w:b/>
          <w:bCs/>
          <w:i w:val="0"/>
          <w:iCs w:val="0"/>
          <w:color w:val="auto"/>
          <w:sz w:val="28"/>
          <w:szCs w:val="28"/>
        </w:rPr>
        <w:t xml:space="preserve">2 </w:t>
      </w:r>
      <w:r w:rsidR="00CC5694">
        <w:rPr>
          <w:rStyle w:val="Emphasis"/>
          <w:rFonts w:asciiTheme="majorBidi" w:hAnsiTheme="majorBidi"/>
          <w:b/>
          <w:bCs/>
          <w:i w:val="0"/>
          <w:iCs w:val="0"/>
          <w:color w:val="auto"/>
          <w:sz w:val="28"/>
          <w:szCs w:val="28"/>
        </w:rPr>
        <w:tab/>
      </w:r>
      <w:r w:rsidR="00BD1530" w:rsidRPr="00EA6C1B">
        <w:rPr>
          <w:rStyle w:val="Emphasis"/>
          <w:rFonts w:asciiTheme="majorBidi" w:hAnsiTheme="majorBidi"/>
          <w:b/>
          <w:bCs/>
          <w:i w:val="0"/>
          <w:iCs w:val="0"/>
          <w:color w:val="auto"/>
          <w:sz w:val="28"/>
          <w:szCs w:val="28"/>
        </w:rPr>
        <w:t xml:space="preserve">Feature </w:t>
      </w:r>
      <w:r w:rsidR="008B2E7B" w:rsidRPr="00EA6C1B">
        <w:rPr>
          <w:rStyle w:val="Emphasis"/>
          <w:rFonts w:asciiTheme="majorBidi" w:hAnsiTheme="majorBidi"/>
          <w:b/>
          <w:bCs/>
          <w:i w:val="0"/>
          <w:iCs w:val="0"/>
          <w:color w:val="auto"/>
          <w:sz w:val="28"/>
          <w:szCs w:val="28"/>
        </w:rPr>
        <w:t>s</w:t>
      </w:r>
      <w:r w:rsidR="00BD1530" w:rsidRPr="00EA6C1B">
        <w:rPr>
          <w:rStyle w:val="Emphasis"/>
          <w:rFonts w:asciiTheme="majorBidi" w:hAnsiTheme="majorBidi"/>
          <w:b/>
          <w:bCs/>
          <w:i w:val="0"/>
          <w:iCs w:val="0"/>
          <w:color w:val="auto"/>
          <w:sz w:val="28"/>
          <w:szCs w:val="28"/>
        </w:rPr>
        <w:t>election</w:t>
      </w:r>
    </w:p>
    <w:p w14:paraId="5AB19F47" w14:textId="4515DA98" w:rsidR="00BD1530" w:rsidRPr="00F15398" w:rsidRDefault="00BD1530" w:rsidP="00F15398">
      <w:pPr>
        <w:pStyle w:val="NoSpacing"/>
        <w:shd w:val="clear" w:color="auto" w:fill="FFFFFF" w:themeFill="background1"/>
        <w:spacing w:before="120" w:after="240" w:line="360" w:lineRule="auto"/>
        <w:ind w:firstLine="720"/>
        <w:jc w:val="both"/>
        <w:rPr>
          <w:rFonts w:asciiTheme="majorBidi" w:eastAsia="Times New Roman" w:hAnsiTheme="majorBidi" w:cstheme="majorBidi"/>
          <w:b/>
          <w:bCs/>
          <w:sz w:val="20"/>
          <w:szCs w:val="20"/>
        </w:rPr>
      </w:pPr>
      <w:r w:rsidRPr="00EA6C1B">
        <w:rPr>
          <w:rFonts w:asciiTheme="majorBidi" w:hAnsiTheme="majorBidi" w:cstheme="majorBidi"/>
        </w:rPr>
        <w:t>The</w:t>
      </w:r>
      <w:r w:rsidR="00DB50E3" w:rsidRPr="00EA6C1B">
        <w:rPr>
          <w:rFonts w:asciiTheme="majorBidi" w:hAnsiTheme="majorBidi" w:cstheme="majorBidi" w:hint="cs"/>
          <w:rtl/>
        </w:rPr>
        <w:t xml:space="preserve"> </w:t>
      </w:r>
      <w:r w:rsidR="00DB50E3" w:rsidRPr="00EA6C1B">
        <w:rPr>
          <w:rFonts w:asciiTheme="majorBidi" w:hAnsiTheme="majorBidi" w:cstheme="majorBidi"/>
          <w:lang w:val="en-GB"/>
        </w:rPr>
        <w:t>abundant increase</w:t>
      </w:r>
      <w:r w:rsidRPr="00EA6C1B">
        <w:rPr>
          <w:rFonts w:asciiTheme="majorBidi" w:hAnsiTheme="majorBidi" w:cstheme="majorBidi"/>
        </w:rPr>
        <w:t xml:space="preserve"> of </w:t>
      </w:r>
      <w:r w:rsidR="00DB50E3" w:rsidRPr="00EA6C1B">
        <w:rPr>
          <w:rFonts w:asciiTheme="majorBidi" w:hAnsiTheme="majorBidi" w:cstheme="majorBidi"/>
        </w:rPr>
        <w:t xml:space="preserve">medical data </w:t>
      </w:r>
      <w:r w:rsidR="007C00A2" w:rsidRPr="00EA6C1B">
        <w:rPr>
          <w:rFonts w:asciiTheme="majorBidi" w:hAnsiTheme="majorBidi" w:cstheme="majorBidi"/>
          <w:lang w:val="en-GB"/>
        </w:rPr>
        <w:t xml:space="preserve">is </w:t>
      </w:r>
      <w:r w:rsidRPr="00EA6C1B">
        <w:rPr>
          <w:rFonts w:asciiTheme="majorBidi" w:hAnsiTheme="majorBidi" w:cstheme="majorBidi"/>
        </w:rPr>
        <w:t xml:space="preserve">incorporating varied attributes and features. </w:t>
      </w:r>
      <w:r w:rsidR="007C00A2" w:rsidRPr="001F70AA">
        <w:rPr>
          <w:rFonts w:asciiTheme="majorBidi" w:hAnsiTheme="majorBidi" w:cstheme="majorBidi"/>
          <w:highlight w:val="yellow"/>
        </w:rPr>
        <w:t xml:space="preserve">Most </w:t>
      </w:r>
      <w:r w:rsidRPr="001F70AA">
        <w:rPr>
          <w:rFonts w:asciiTheme="majorBidi" w:hAnsiTheme="majorBidi" w:cstheme="majorBidi"/>
          <w:highlight w:val="yellow"/>
        </w:rPr>
        <w:t>attributes</w:t>
      </w:r>
      <w:r w:rsidRPr="00EA6C1B">
        <w:rPr>
          <w:rFonts w:asciiTheme="majorBidi" w:hAnsiTheme="majorBidi" w:cstheme="majorBidi"/>
        </w:rPr>
        <w:t xml:space="preserve"> do not contribute to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Pr="00EA6C1B">
        <w:rPr>
          <w:rFonts w:asciiTheme="majorBidi" w:hAnsiTheme="majorBidi" w:cstheme="majorBidi"/>
        </w:rPr>
        <w:t xml:space="preserve">result in </w:t>
      </w:r>
      <w:r w:rsidR="007C00A2" w:rsidRPr="00EA6C1B">
        <w:rPr>
          <w:rFonts w:asciiTheme="majorBidi" w:hAnsiTheme="majorBidi" w:cstheme="majorBidi"/>
        </w:rPr>
        <w:t>the</w:t>
      </w:r>
      <w:r w:rsidRPr="00EA6C1B">
        <w:rPr>
          <w:rFonts w:asciiTheme="majorBidi" w:hAnsiTheme="majorBidi" w:cstheme="majorBidi"/>
        </w:rPr>
        <w:t xml:space="preserve"> predictive </w:t>
      </w:r>
      <w:r w:rsidR="007C00A2" w:rsidRPr="00EA6C1B">
        <w:rPr>
          <w:rFonts w:asciiTheme="majorBidi" w:hAnsiTheme="majorBidi" w:cstheme="majorBidi"/>
        </w:rPr>
        <w:t xml:space="preserve">applications, leading to increasing computation time and resources. </w:t>
      </w:r>
      <w:r w:rsidR="00B20044" w:rsidRPr="00EA6C1B">
        <w:rPr>
          <w:rFonts w:asciiTheme="majorBidi" w:hAnsiTheme="majorBidi" w:cstheme="majorBidi"/>
        </w:rPr>
        <w:t>Hence</w:t>
      </w:r>
      <w:r w:rsidRPr="00EA6C1B">
        <w:rPr>
          <w:rFonts w:asciiTheme="majorBidi" w:hAnsiTheme="majorBidi" w:cstheme="majorBidi"/>
        </w:rPr>
        <w:t xml:space="preserve">, </w:t>
      </w:r>
      <w:r w:rsidR="00B20044" w:rsidRPr="00EA6C1B">
        <w:rPr>
          <w:rFonts w:asciiTheme="majorBidi" w:hAnsiTheme="majorBidi" w:cstheme="majorBidi"/>
        </w:rPr>
        <w:t xml:space="preserve">selecting a </w:t>
      </w:r>
      <w:r w:rsidR="0024413E" w:rsidRPr="00EA6C1B">
        <w:rPr>
          <w:rFonts w:asciiTheme="majorBidi" w:hAnsiTheme="majorBidi" w:cstheme="majorBidi"/>
        </w:rPr>
        <w:t>subset of features to achieve high accuracy rates</w:t>
      </w:r>
      <w:r w:rsidR="00B20044" w:rsidRPr="00EA6C1B">
        <w:rPr>
          <w:rFonts w:asciiTheme="majorBidi" w:hAnsiTheme="majorBidi" w:cstheme="majorBidi"/>
        </w:rPr>
        <w:t>, is required</w:t>
      </w:r>
      <w:r w:rsidR="00C518D8" w:rsidRPr="00EA6C1B">
        <w:rPr>
          <w:rFonts w:asciiTheme="majorBidi" w:hAnsiTheme="majorBidi" w:cstheme="majorBidi"/>
        </w:rPr>
        <w:t xml:space="preserve">. </w:t>
      </w:r>
      <w:r w:rsidR="009F2515" w:rsidRPr="00EA6C1B">
        <w:rPr>
          <w:rFonts w:asciiTheme="majorBidi" w:hAnsiTheme="majorBidi" w:cstheme="majorBidi"/>
        </w:rPr>
        <w:t xml:space="preserve">In this research, the </w:t>
      </w:r>
      <w:r w:rsidR="007411C6" w:rsidRPr="00EA6C1B">
        <w:rPr>
          <w:rFonts w:asciiTheme="majorBidi" w:hAnsiTheme="majorBidi" w:cstheme="majorBidi"/>
        </w:rPr>
        <w:t>CFA</w:t>
      </w:r>
      <w:r w:rsidR="001233B8" w:rsidRPr="00EA6C1B">
        <w:rPr>
          <w:rFonts w:asciiTheme="majorBidi" w:hAnsiTheme="majorBidi" w:cstheme="majorBidi"/>
        </w:rPr>
        <w:t xml:space="preserve"> and the GA</w:t>
      </w:r>
      <w:r w:rsidRPr="00EA6C1B">
        <w:rPr>
          <w:rFonts w:asciiTheme="majorBidi" w:hAnsiTheme="majorBidi" w:cstheme="majorBidi"/>
        </w:rPr>
        <w:t xml:space="preserve"> </w:t>
      </w:r>
      <w:r w:rsidR="0024413E" w:rsidRPr="00EA6C1B">
        <w:rPr>
          <w:rFonts w:asciiTheme="majorBidi" w:hAnsiTheme="majorBidi" w:cstheme="majorBidi"/>
        </w:rPr>
        <w:t xml:space="preserve">are implemented </w:t>
      </w:r>
      <w:r w:rsidR="00C518D8" w:rsidRPr="00EA6C1B">
        <w:rPr>
          <w:rFonts w:asciiTheme="majorBidi" w:hAnsiTheme="majorBidi" w:cstheme="majorBidi"/>
        </w:rPr>
        <w:t>on the PID</w:t>
      </w:r>
      <w:r w:rsidR="0024413E" w:rsidRPr="00EA6C1B">
        <w:rPr>
          <w:rFonts w:asciiTheme="majorBidi" w:hAnsiTheme="majorBidi" w:cstheme="majorBidi"/>
        </w:rPr>
        <w:t xml:space="preserve"> and HFD</w:t>
      </w:r>
      <w:r w:rsidR="00C518D8" w:rsidRPr="00EA6C1B">
        <w:rPr>
          <w:rFonts w:asciiTheme="majorBidi" w:hAnsiTheme="majorBidi" w:cstheme="majorBidi"/>
        </w:rPr>
        <w:t xml:space="preserve"> dataset</w:t>
      </w:r>
      <w:r w:rsidR="0024413E" w:rsidRPr="00EA6C1B">
        <w:rPr>
          <w:rFonts w:asciiTheme="majorBidi" w:hAnsiTheme="majorBidi" w:cstheme="majorBidi"/>
        </w:rPr>
        <w:t>s</w:t>
      </w:r>
      <w:r w:rsidR="00C518D8" w:rsidRPr="00EA6C1B">
        <w:rPr>
          <w:rFonts w:asciiTheme="majorBidi" w:hAnsiTheme="majorBidi" w:cstheme="majorBidi"/>
        </w:rPr>
        <w:t xml:space="preserve"> to select the best subset of features. </w:t>
      </w:r>
      <w:r w:rsidR="0057394E" w:rsidRPr="00EA6C1B">
        <w:rPr>
          <w:rFonts w:asciiTheme="majorBidi" w:hAnsiTheme="majorBidi" w:cstheme="majorBidi"/>
        </w:rPr>
        <w:t>F</w:t>
      </w:r>
      <w:r w:rsidRPr="00EA6C1B">
        <w:rPr>
          <w:rFonts w:asciiTheme="majorBidi" w:hAnsiTheme="majorBidi" w:cstheme="majorBidi"/>
        </w:rPr>
        <w:t>eatures in the dataset</w:t>
      </w:r>
      <w:r w:rsidR="0057394E" w:rsidRPr="00EA6C1B">
        <w:rPr>
          <w:rFonts w:asciiTheme="majorBidi" w:hAnsiTheme="majorBidi" w:cstheme="majorBidi"/>
        </w:rPr>
        <w:t xml:space="preserve"> are reduced</w:t>
      </w:r>
      <w:r w:rsidRPr="00EA6C1B">
        <w:rPr>
          <w:rFonts w:asciiTheme="majorBidi" w:hAnsiTheme="majorBidi" w:cstheme="majorBidi"/>
        </w:rPr>
        <w:t xml:space="preserve"> by applying the cost function for the logistic regression</w:t>
      </w:r>
      <w:r w:rsidR="001233B8" w:rsidRPr="00EA6C1B">
        <w:rPr>
          <w:rFonts w:asciiTheme="majorBidi" w:hAnsiTheme="majorBidi" w:cstheme="majorBidi"/>
        </w:rPr>
        <w:t xml:space="preserve"> for the CFA (</w:t>
      </w:r>
      <w:r w:rsidR="00FD6B90" w:rsidRPr="00EA6C1B">
        <w:rPr>
          <w:rFonts w:asciiTheme="majorBidi" w:hAnsiTheme="majorBidi" w:cstheme="majorBidi"/>
        </w:rPr>
        <w:t>E</w:t>
      </w:r>
      <w:r w:rsidR="001233B8" w:rsidRPr="00EA6C1B">
        <w:rPr>
          <w:rFonts w:asciiTheme="majorBidi" w:hAnsiTheme="majorBidi" w:cstheme="majorBidi"/>
        </w:rPr>
        <w:t>q</w:t>
      </w:r>
      <w:r w:rsidR="001B22F2" w:rsidRPr="00EA6C1B">
        <w:rPr>
          <w:rFonts w:asciiTheme="majorBidi" w:hAnsiTheme="majorBidi" w:cstheme="majorBidi"/>
        </w:rPr>
        <w:t>.</w:t>
      </w:r>
      <w:r w:rsidR="001233B8" w:rsidRPr="00EA6C1B">
        <w:rPr>
          <w:rFonts w:asciiTheme="majorBidi" w:hAnsiTheme="majorBidi" w:cstheme="majorBidi"/>
        </w:rPr>
        <w:t xml:space="preserve"> 9) and the correlation-based feature selection for the GA</w:t>
      </w:r>
      <w:r w:rsidRPr="00EA6C1B">
        <w:rPr>
          <w:rFonts w:asciiTheme="majorBidi" w:hAnsiTheme="majorBidi" w:cstheme="majorBidi"/>
        </w:rPr>
        <w:t xml:space="preserve"> </w:t>
      </w:r>
      <w:r w:rsidR="001233B8" w:rsidRPr="00EA6C1B">
        <w:rPr>
          <w:rFonts w:asciiTheme="majorBidi" w:hAnsiTheme="majorBidi" w:cstheme="majorBidi"/>
        </w:rPr>
        <w:t>(</w:t>
      </w:r>
      <w:r w:rsidR="00FD6B90" w:rsidRPr="00EA6C1B">
        <w:rPr>
          <w:rFonts w:asciiTheme="majorBidi" w:hAnsiTheme="majorBidi" w:cstheme="majorBidi"/>
        </w:rPr>
        <w:t>E</w:t>
      </w:r>
      <w:r w:rsidR="001233B8" w:rsidRPr="00EA6C1B">
        <w:rPr>
          <w:rFonts w:asciiTheme="majorBidi" w:hAnsiTheme="majorBidi" w:cstheme="majorBidi"/>
        </w:rPr>
        <w:t>q</w:t>
      </w:r>
      <w:r w:rsidR="001B22F2" w:rsidRPr="00EA6C1B">
        <w:rPr>
          <w:rFonts w:asciiTheme="majorBidi" w:hAnsiTheme="majorBidi" w:cstheme="majorBidi"/>
        </w:rPr>
        <w:t>.</w:t>
      </w:r>
      <w:r w:rsidR="001233B8" w:rsidRPr="00EA6C1B">
        <w:rPr>
          <w:rFonts w:asciiTheme="majorBidi" w:hAnsiTheme="majorBidi" w:cstheme="majorBidi"/>
        </w:rPr>
        <w:t xml:space="preserve"> </w:t>
      </w:r>
      <w:r w:rsidR="00027956" w:rsidRPr="00EA6C1B">
        <w:rPr>
          <w:rFonts w:asciiTheme="majorBidi" w:hAnsiTheme="majorBidi" w:cstheme="majorBidi"/>
        </w:rPr>
        <w:t>8</w:t>
      </w:r>
      <w:r w:rsidR="001233B8" w:rsidRPr="00EA6C1B">
        <w:rPr>
          <w:rFonts w:asciiTheme="majorBidi" w:hAnsiTheme="majorBidi" w:cstheme="majorBidi"/>
        </w:rPr>
        <w:t>)</w:t>
      </w:r>
      <w:r w:rsidR="006B772B" w:rsidRPr="00EA6C1B">
        <w:rPr>
          <w:rFonts w:asciiTheme="majorBidi" w:hAnsiTheme="majorBidi" w:cstheme="majorBidi"/>
        </w:rPr>
        <w:t xml:space="preserve"> </w:t>
      </w:r>
      <w:r w:rsidR="006B772B"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{"citationItems":[{"id":"ITEM-1","itemData":{"DOI":"https://doi.org/10.1016/j.cogsys.2018.06.006","ISSN":"1389-0417","abstract":"This paper presents an optimized cuttlefish algorithm for feature selection based on the traditional cuttlefish algorithm, which can be used for diagnosis of Parkinson’s disease at its early stage. Parkinson is a central nervous system disorder, caused due to the loss of brain cells. Parkinson's disease is incurable and could eventually lead to death but medications can help to control symptoms and elongate the patient's life to some extent. The proposed model uses the traditional cuttlefish algorithm as a search strategy to ascertain the optimal subset of features. The decision tree and k-nearest neighbor classifier as a judgment on the selected features. The Parkinson speech with multiple types of sound recordings and Parkinson Handwriting sample’s datasets are used to evaluate the proposed model. The proposed algorithm can be used in predicting the Parkinson’s disease with an accuracy of approximately 94% and help individual to have proper treatment at early stage. The experimental result reveals that the proposed bio-inspired algorithm finds an optimal subset of features, maximizing the accuracy, minimizing number of features selected and is more stable.","author":[{"dropping-particle":"","family":"Gupta","given":"Deepak","non-dropping-particle":"","parse-names":false,"suffix":""},{"dropping-particle":"","family":"Julka","given":"Arnav","non-dropping-particle":"","parse-names":false,"suffix":""},{"dropping-particle":"","family":"Jain","given":"Sanchit","non-dropping-particle":"","parse-names":false,"suffix":""},{"dropping-particle":"","family":"Aggarwal","given":"Tushar","non-dropping-particle":"","parse-names":false,"suffix":""},{"dropping-particle":"","family":"Khanna","given":"Ashish","non-dropping-particle":"","parse-names":false,"suffix":""},{"dropping-particle":"","family":"Arunkumar","given":"N","non-dropping-particle":"","parse-names":false,"suffix":""},{"dropping-particle":"","family":"Albuquerque","given":"Victor Hugo C","non-dropping-particle":"de","parse-names":false,"suffix":""}],"container-title":"Cognitive Systems Research","id":"ITEM-1","issued":{"date-parts":[["2018"]]},"page":"36-48","title":"Optimized cuttlefish algorithm for diagnosis of Parkinson’s disease","type":"article-journal","volume":"52"},"uris":["http://www.mendeley.com/documents/?uuid=1ac3f7af-b298-4bbb-be09-397b6ab17056"]}],"mendeley":{"formattedCitation":"[13]","plainTextFormattedCitation":"[13]","previouslyFormattedCitation":"[12]"},"properties":{"noteIndex":0},"schema":"https://github.com/citation-style-language/schema/raw/master/csl-citation.json"}</w:instrText>
      </w:r>
      <w:r w:rsidR="006B772B" w:rsidRPr="00EA6C1B">
        <w:rPr>
          <w:rFonts w:asciiTheme="majorBidi" w:hAnsiTheme="majorBidi" w:cstheme="majorBidi"/>
        </w:rPr>
        <w:fldChar w:fldCharType="separate"/>
      </w:r>
      <w:r w:rsidR="002463D6" w:rsidRPr="00EA6C1B">
        <w:rPr>
          <w:rFonts w:asciiTheme="majorBidi" w:hAnsiTheme="majorBidi" w:cstheme="majorBidi"/>
          <w:noProof/>
        </w:rPr>
        <w:t>[13]</w:t>
      </w:r>
      <w:r w:rsidR="006B772B" w:rsidRPr="00EA6C1B">
        <w:rPr>
          <w:rFonts w:asciiTheme="majorBidi" w:hAnsiTheme="majorBidi" w:cstheme="majorBidi"/>
        </w:rPr>
        <w:fldChar w:fldCharType="end"/>
      </w:r>
      <w:r w:rsidR="00027956" w:rsidRPr="00EA6C1B">
        <w:rPr>
          <w:rFonts w:asciiTheme="majorBidi" w:hAnsiTheme="majorBidi" w:cstheme="majorBidi"/>
        </w:rPr>
        <w:t xml:space="preserve">, where </w:t>
      </w:r>
      <w:r w:rsidR="00027956" w:rsidRPr="00EA6C1B">
        <w:rPr>
          <w:rFonts w:asciiTheme="majorBidi" w:hAnsiTheme="majorBidi" w:cstheme="majorBidi"/>
          <w:i/>
          <w:iCs/>
        </w:rPr>
        <w:t>m</w:t>
      </w:r>
      <w:r w:rsidR="00027956" w:rsidRPr="00EA6C1B">
        <w:rPr>
          <w:rFonts w:asciiTheme="majorBidi" w:hAnsiTheme="majorBidi" w:cstheme="majorBidi"/>
        </w:rPr>
        <w:t xml:space="preserve"> is the number of examples, </w:t>
      </w:r>
      <w:r w:rsidR="00027956" w:rsidRPr="00EA6C1B">
        <w:rPr>
          <w:rFonts w:asciiTheme="majorBidi" w:hAnsiTheme="majorBidi" w:cstheme="majorBidi"/>
          <w:i/>
          <w:iCs/>
        </w:rPr>
        <w:t>h</w:t>
      </w:r>
      <w:r w:rsidR="00027956" w:rsidRPr="00EA6C1B">
        <w:rPr>
          <w:rFonts w:asciiTheme="majorBidi" w:hAnsiTheme="majorBidi" w:cstheme="majorBidi"/>
        </w:rPr>
        <w:t xml:space="preserve"> is the hypothesis function</w:t>
      </w:r>
      <w:r w:rsidR="00C02822" w:rsidRPr="00EA6C1B">
        <w:rPr>
          <w:rFonts w:asciiTheme="majorBidi" w:hAnsiTheme="majorBidi" w:cstheme="majorBidi"/>
        </w:rPr>
        <w:t>,</w:t>
      </w:r>
      <w:r w:rsidR="00027956" w:rsidRPr="00EA6C1B">
        <w:rPr>
          <w:rFonts w:asciiTheme="majorBidi" w:hAnsiTheme="majorBidi" w:cstheme="majorBidi"/>
        </w:rPr>
        <w:t xml:space="preserve"> and </w:t>
      </w:r>
      <w:r w:rsidR="00027956" w:rsidRPr="00EA6C1B">
        <w:rPr>
          <w:rFonts w:asciiTheme="majorBidi" w:hAnsiTheme="majorBidi" w:cstheme="majorBidi"/>
          <w:i/>
          <w:iCs/>
        </w:rPr>
        <w:t>Y</w:t>
      </w:r>
      <w:r w:rsidR="00027956" w:rsidRPr="00EA6C1B">
        <w:rPr>
          <w:rFonts w:asciiTheme="majorBidi" w:hAnsiTheme="majorBidi" w:cstheme="majorBidi"/>
        </w:rPr>
        <w:t xml:space="preserve"> are output values. </w:t>
      </w:r>
      <w:r w:rsidR="00F15398" w:rsidRPr="00EA6C1B">
        <w:rPr>
          <w:rFonts w:asciiTheme="majorBidi" w:hAnsiTheme="majorBidi" w:cstheme="majorBidi"/>
        </w:rPr>
        <w:t>Table 3 lists the subset of features that were selected from CFA and 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038"/>
        <w:gridCol w:w="1062"/>
      </w:tblGrid>
      <w:tr w:rsidR="00EA6C1B" w:rsidRPr="00EA6C1B" w14:paraId="40C95A53" w14:textId="77777777" w:rsidTr="00B12C51">
        <w:tc>
          <w:tcPr>
            <w:tcW w:w="260" w:type="dxa"/>
          </w:tcPr>
          <w:p w14:paraId="6A395FD2" w14:textId="77777777" w:rsidR="00BD1530" w:rsidRPr="00EA6C1B" w:rsidRDefault="00BD1530" w:rsidP="00187F88">
            <w:pPr>
              <w:pStyle w:val="NoSpacing"/>
              <w:shd w:val="clear" w:color="auto" w:fill="FFFFFF" w:themeFill="background1"/>
              <w:spacing w:line="360" w:lineRule="auto"/>
              <w:jc w:val="both"/>
              <w:rPr>
                <w:rFonts w:asciiTheme="majorBidi" w:hAnsiTheme="majorBidi" w:cstheme="majorBidi"/>
                <w:sz w:val="24"/>
                <w:szCs w:val="24"/>
              </w:rPr>
            </w:pPr>
          </w:p>
        </w:tc>
        <w:tc>
          <w:tcPr>
            <w:tcW w:w="8038" w:type="dxa"/>
          </w:tcPr>
          <w:p w14:paraId="361DE743" w14:textId="47FBAAD0" w:rsidR="00BD1530" w:rsidRPr="00EA6C1B" w:rsidRDefault="00BD1530" w:rsidP="00187F88">
            <w:pPr>
              <w:pStyle w:val="NoSpacing"/>
              <w:shd w:val="clear" w:color="auto" w:fill="FFFFFF" w:themeFill="background1"/>
              <w:spacing w:line="360" w:lineRule="auto"/>
              <w:jc w:val="both"/>
              <w:rPr>
                <w:rFonts w:asciiTheme="majorBidi" w:hAnsiTheme="majorBidi" w:cstheme="majorBidi"/>
                <w:iCs/>
              </w:rPr>
            </w:pPr>
            <m:oMathPara>
              <m:oMath>
                <m:r>
                  <w:rPr>
                    <w:rFonts w:ascii="Cambria Math" w:hAnsi="Cambria Math" w:cstheme="majorBidi"/>
                  </w:rPr>
                  <m:t xml:space="preserve">Fintess value </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 1×</m:t>
                </m:r>
                <m:d>
                  <m:dPr>
                    <m:ctrlPr>
                      <w:rPr>
                        <w:rFonts w:ascii="Cambria Math" w:hAnsi="Cambria Math" w:cstheme="majorBidi"/>
                        <w:i/>
                        <w:iCs/>
                      </w:rPr>
                    </m:ctrlPr>
                  </m:dPr>
                  <m:e>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m</m:t>
                        </m:r>
                      </m:den>
                    </m:f>
                  </m:e>
                </m:d>
                <m:r>
                  <m:rPr>
                    <m:sty m:val="p"/>
                  </m:rPr>
                  <w:rPr>
                    <w:rFonts w:ascii="Cambria Math" w:hAnsi="Cambria Math" w:cstheme="majorBidi"/>
                  </w:rPr>
                  <m:t>×(</m:t>
                </m:r>
                <m:func>
                  <m:funcPr>
                    <m:ctrlPr>
                      <w:rPr>
                        <w:rFonts w:ascii="Cambria Math" w:hAnsi="Cambria Math" w:cstheme="majorBidi"/>
                        <w:iCs/>
                      </w:rPr>
                    </m:ctrlPr>
                  </m:funcPr>
                  <m:fName>
                    <m:r>
                      <w:rPr>
                        <w:rFonts w:ascii="Cambria Math" w:hAnsi="Cambria Math" w:cstheme="majorBidi"/>
                      </w:rPr>
                      <m:t>log</m:t>
                    </m:r>
                  </m:fName>
                  <m:e>
                    <m:d>
                      <m:dPr>
                        <m:ctrlPr>
                          <w:rPr>
                            <w:rFonts w:ascii="Cambria Math" w:hAnsi="Cambria Math" w:cstheme="majorBidi"/>
                            <w:iCs/>
                          </w:rPr>
                        </m:ctrlPr>
                      </m:dPr>
                      <m:e>
                        <m:r>
                          <w:rPr>
                            <w:rFonts w:ascii="Cambria Math" w:hAnsi="Cambria Math" w:cstheme="majorBidi"/>
                          </w:rPr>
                          <m:t>h</m:t>
                        </m:r>
                      </m:e>
                    </m:d>
                  </m:e>
                </m:func>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func>
                  <m:funcPr>
                    <m:ctrlPr>
                      <w:rPr>
                        <w:rFonts w:ascii="Cambria Math" w:hAnsi="Cambria Math" w:cstheme="majorBidi"/>
                        <w:iCs/>
                      </w:rPr>
                    </m:ctrlPr>
                  </m:funcPr>
                  <m:fName>
                    <m:r>
                      <w:rPr>
                        <w:rFonts w:ascii="Cambria Math" w:hAnsi="Cambria Math" w:cstheme="majorBidi"/>
                      </w:rPr>
                      <m:t>log</m:t>
                    </m:r>
                  </m:fName>
                  <m:e>
                    <m:d>
                      <m:dPr>
                        <m:ctrlPr>
                          <w:rPr>
                            <w:rFonts w:ascii="Cambria Math" w:hAnsi="Cambria Math" w:cstheme="majorBidi"/>
                            <w:iCs/>
                          </w:rPr>
                        </m:ctrlPr>
                      </m:dPr>
                      <m:e>
                        <m:r>
                          <m:rPr>
                            <m:sty m:val="p"/>
                          </m:rPr>
                          <w:rPr>
                            <w:rFonts w:ascii="Cambria Math" w:hAnsi="Cambria Math" w:cstheme="majorBidi"/>
                          </w:rPr>
                          <m:t>1-</m:t>
                        </m:r>
                        <m:r>
                          <w:rPr>
                            <w:rFonts w:ascii="Cambria Math" w:hAnsi="Cambria Math" w:cstheme="majorBidi"/>
                          </w:rPr>
                          <m:t>h</m:t>
                        </m:r>
                      </m:e>
                    </m:d>
                  </m:e>
                </m:func>
                <m:r>
                  <m:rPr>
                    <m:sty m:val="p"/>
                  </m:rPr>
                  <w:rPr>
                    <w:rFonts w:ascii="Cambria Math" w:hAnsi="Cambria Math" w:cstheme="majorBidi"/>
                  </w:rPr>
                  <m:t>×</m:t>
                </m:r>
                <m:d>
                  <m:dPr>
                    <m:ctrlPr>
                      <w:rPr>
                        <w:rFonts w:ascii="Cambria Math" w:hAnsi="Cambria Math" w:cstheme="majorBidi"/>
                        <w:iCs/>
                      </w:rPr>
                    </m:ctrlPr>
                  </m:dPr>
                  <m:e>
                    <m:r>
                      <m:rPr>
                        <m:sty m:val="p"/>
                      </m:rPr>
                      <w:rPr>
                        <w:rFonts w:ascii="Cambria Math" w:hAnsi="Cambria Math" w:cstheme="majorBidi"/>
                      </w:rPr>
                      <m:t>1-</m:t>
                    </m:r>
                    <m:r>
                      <w:rPr>
                        <w:rFonts w:ascii="Cambria Math" w:hAnsi="Cambria Math" w:cstheme="majorBidi"/>
                      </w:rPr>
                      <m:t>Y</m:t>
                    </m:r>
                  </m:e>
                </m:d>
                <m:r>
                  <m:rPr>
                    <m:sty m:val="p"/>
                  </m:rPr>
                  <w:rPr>
                    <w:rFonts w:ascii="Cambria Math" w:hAnsi="Cambria Math" w:cstheme="majorBidi"/>
                  </w:rPr>
                  <m:t>)</m:t>
                </m:r>
              </m:oMath>
            </m:oMathPara>
          </w:p>
        </w:tc>
        <w:tc>
          <w:tcPr>
            <w:tcW w:w="1062" w:type="dxa"/>
            <w:vAlign w:val="center"/>
          </w:tcPr>
          <w:p w14:paraId="1462A282" w14:textId="77777777" w:rsidR="00BD1530" w:rsidRPr="00EA6C1B" w:rsidRDefault="00FE1B32" w:rsidP="00187F88">
            <w:pPr>
              <w:pStyle w:val="NoSpacing"/>
              <w:shd w:val="clear" w:color="auto" w:fill="FFFFFF" w:themeFill="background1"/>
              <w:jc w:val="center"/>
              <w:rPr>
                <w:rFonts w:asciiTheme="majorBidi" w:hAnsiTheme="majorBidi" w:cstheme="majorBidi"/>
              </w:rPr>
            </w:pPr>
            <w:r w:rsidRPr="00EA6C1B">
              <w:rPr>
                <w:rFonts w:asciiTheme="majorBidi" w:hAnsiTheme="majorBidi" w:cstheme="majorBidi"/>
              </w:rPr>
              <w:t xml:space="preserve">    </w:t>
            </w:r>
            <w:r w:rsidR="00BD1530" w:rsidRPr="00EA6C1B">
              <w:rPr>
                <w:rFonts w:asciiTheme="majorBidi" w:hAnsiTheme="majorBidi" w:cstheme="majorBidi"/>
              </w:rPr>
              <w:t>(</w:t>
            </w:r>
            <w:r w:rsidRPr="00EA6C1B">
              <w:rPr>
                <w:rFonts w:asciiTheme="majorBidi" w:hAnsiTheme="majorBidi" w:cstheme="majorBidi"/>
              </w:rPr>
              <w:t>9</w:t>
            </w:r>
            <w:r w:rsidR="00BD1530" w:rsidRPr="00EA6C1B">
              <w:rPr>
                <w:rFonts w:asciiTheme="majorBidi" w:hAnsiTheme="majorBidi" w:cstheme="majorBidi"/>
              </w:rPr>
              <w:t>)</w:t>
            </w:r>
          </w:p>
          <w:p w14:paraId="343DC55D" w14:textId="1367E902" w:rsidR="00722547" w:rsidRPr="00EA6C1B" w:rsidRDefault="00722547" w:rsidP="00187F88">
            <w:pPr>
              <w:pStyle w:val="NoSpacing"/>
              <w:shd w:val="clear" w:color="auto" w:fill="FFFFFF" w:themeFill="background1"/>
              <w:jc w:val="center"/>
              <w:rPr>
                <w:rFonts w:asciiTheme="majorBidi" w:hAnsiTheme="majorBidi" w:cstheme="majorBidi"/>
              </w:rPr>
            </w:pPr>
          </w:p>
        </w:tc>
      </w:tr>
    </w:tbl>
    <w:p w14:paraId="36BEC380" w14:textId="4514DF7B" w:rsidR="00C8266F" w:rsidRPr="00EA6C1B" w:rsidRDefault="000220C9" w:rsidP="003B054C">
      <w:pPr>
        <w:spacing w:before="100" w:beforeAutospacing="1" w:after="120" w:line="240" w:lineRule="auto"/>
        <w:ind w:left="1701"/>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 xml:space="preserve">  </w:t>
      </w:r>
      <w:r w:rsidR="00C8266F" w:rsidRPr="00EA6C1B">
        <w:rPr>
          <w:rFonts w:asciiTheme="majorBidi" w:eastAsia="Times New Roman" w:hAnsiTheme="majorBidi" w:cstheme="majorBidi"/>
          <w:b/>
          <w:bCs/>
          <w:sz w:val="20"/>
          <w:szCs w:val="20"/>
        </w:rPr>
        <w:t>Table 3</w:t>
      </w:r>
      <w:r w:rsidR="00C8266F" w:rsidRPr="00EA6C1B">
        <w:rPr>
          <w:rFonts w:asciiTheme="majorBidi" w:eastAsia="Times New Roman" w:hAnsiTheme="majorBidi" w:cstheme="majorBidi"/>
          <w:sz w:val="20"/>
          <w:szCs w:val="20"/>
        </w:rPr>
        <w:t xml:space="preserve"> PID Features selected by CFA and GA</w:t>
      </w:r>
    </w:p>
    <w:tbl>
      <w:tblPr>
        <w:tblStyle w:val="TableGrid"/>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413"/>
        <w:gridCol w:w="1413"/>
        <w:gridCol w:w="4683"/>
      </w:tblGrid>
      <w:tr w:rsidR="00EA6C1B" w:rsidRPr="00EA6C1B" w14:paraId="1DE3A1D2" w14:textId="77777777" w:rsidTr="0094305B">
        <w:trPr>
          <w:jc w:val="center"/>
        </w:trPr>
        <w:tc>
          <w:tcPr>
            <w:tcW w:w="1413" w:type="dxa"/>
            <w:tcBorders>
              <w:top w:val="single" w:sz="4" w:space="0" w:color="auto"/>
              <w:bottom w:val="single" w:sz="12" w:space="0" w:color="auto"/>
            </w:tcBorders>
          </w:tcPr>
          <w:p w14:paraId="28CBC90C" w14:textId="6F1C6413" w:rsidR="000F27AD" w:rsidRPr="00EA6C1B" w:rsidRDefault="000F27AD" w:rsidP="00027956">
            <w:pPr>
              <w:pStyle w:val="NoSpacing"/>
              <w:spacing w:line="276" w:lineRule="auto"/>
              <w:jc w:val="center"/>
              <w:rPr>
                <w:rFonts w:asciiTheme="majorBidi" w:hAnsiTheme="majorBidi" w:cstheme="majorBidi"/>
                <w:b/>
                <w:bCs/>
                <w:sz w:val="20"/>
                <w:szCs w:val="20"/>
              </w:rPr>
            </w:pPr>
            <w:r w:rsidRPr="00EA6C1B">
              <w:rPr>
                <w:rFonts w:asciiTheme="majorBidi" w:hAnsiTheme="majorBidi" w:cstheme="majorBidi"/>
                <w:b/>
                <w:bCs/>
                <w:sz w:val="20"/>
                <w:szCs w:val="20"/>
              </w:rPr>
              <w:t>Dataset</w:t>
            </w:r>
          </w:p>
        </w:tc>
        <w:tc>
          <w:tcPr>
            <w:tcW w:w="1413" w:type="dxa"/>
            <w:tcBorders>
              <w:top w:val="single" w:sz="4" w:space="0" w:color="auto"/>
              <w:bottom w:val="single" w:sz="12" w:space="0" w:color="auto"/>
            </w:tcBorders>
            <w:shd w:val="clear" w:color="auto" w:fill="auto"/>
          </w:tcPr>
          <w:p w14:paraId="79A11AAF" w14:textId="0F256621" w:rsidR="000F27AD" w:rsidRPr="00EA6C1B" w:rsidRDefault="000F27AD" w:rsidP="00027956">
            <w:pPr>
              <w:pStyle w:val="NoSpacing"/>
              <w:spacing w:line="276" w:lineRule="auto"/>
              <w:jc w:val="center"/>
              <w:rPr>
                <w:rFonts w:asciiTheme="majorBidi" w:hAnsiTheme="majorBidi" w:cstheme="majorBidi"/>
                <w:b/>
                <w:bCs/>
                <w:sz w:val="20"/>
                <w:szCs w:val="20"/>
              </w:rPr>
            </w:pPr>
            <w:r w:rsidRPr="00EA6C1B">
              <w:rPr>
                <w:rFonts w:asciiTheme="majorBidi" w:hAnsiTheme="majorBidi" w:cstheme="majorBidi"/>
                <w:b/>
                <w:bCs/>
                <w:sz w:val="20"/>
                <w:szCs w:val="20"/>
              </w:rPr>
              <w:t>Algorithm</w:t>
            </w:r>
          </w:p>
        </w:tc>
        <w:tc>
          <w:tcPr>
            <w:tcW w:w="4683" w:type="dxa"/>
            <w:tcBorders>
              <w:top w:val="single" w:sz="4" w:space="0" w:color="auto"/>
              <w:bottom w:val="single" w:sz="12" w:space="0" w:color="auto"/>
            </w:tcBorders>
            <w:shd w:val="clear" w:color="auto" w:fill="auto"/>
          </w:tcPr>
          <w:p w14:paraId="348999F2" w14:textId="21C954AC" w:rsidR="000F27AD" w:rsidRPr="00EA6C1B" w:rsidRDefault="000F27AD" w:rsidP="00027956">
            <w:pPr>
              <w:pStyle w:val="NoSpacing"/>
              <w:spacing w:line="276" w:lineRule="auto"/>
              <w:jc w:val="center"/>
              <w:rPr>
                <w:rFonts w:asciiTheme="majorBidi" w:hAnsiTheme="majorBidi" w:cstheme="majorBidi"/>
                <w:b/>
                <w:bCs/>
                <w:sz w:val="20"/>
                <w:szCs w:val="20"/>
              </w:rPr>
            </w:pPr>
            <w:r w:rsidRPr="00EA6C1B">
              <w:rPr>
                <w:rFonts w:asciiTheme="majorBidi" w:hAnsiTheme="majorBidi" w:cstheme="majorBidi"/>
                <w:b/>
                <w:bCs/>
                <w:sz w:val="20"/>
                <w:szCs w:val="20"/>
              </w:rPr>
              <w:t>Selected Features</w:t>
            </w:r>
          </w:p>
        </w:tc>
      </w:tr>
      <w:tr w:rsidR="00EA6C1B" w:rsidRPr="00EA6C1B" w14:paraId="46FAB38B" w14:textId="77777777" w:rsidTr="0094305B">
        <w:trPr>
          <w:jc w:val="center"/>
        </w:trPr>
        <w:tc>
          <w:tcPr>
            <w:tcW w:w="1413" w:type="dxa"/>
            <w:tcBorders>
              <w:top w:val="single" w:sz="12" w:space="0" w:color="auto"/>
              <w:bottom w:val="nil"/>
            </w:tcBorders>
          </w:tcPr>
          <w:p w14:paraId="094370D2" w14:textId="688F2610" w:rsidR="000F27AD" w:rsidRPr="00EA6C1B" w:rsidRDefault="000F27AD" w:rsidP="00027956">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PID</w:t>
            </w:r>
          </w:p>
        </w:tc>
        <w:tc>
          <w:tcPr>
            <w:tcW w:w="1413" w:type="dxa"/>
            <w:tcBorders>
              <w:top w:val="single" w:sz="12" w:space="0" w:color="auto"/>
              <w:bottom w:val="nil"/>
            </w:tcBorders>
          </w:tcPr>
          <w:p w14:paraId="40C3C503" w14:textId="2CEC88A8" w:rsidR="000F27AD" w:rsidRPr="00EA6C1B" w:rsidRDefault="000F27AD" w:rsidP="00027956">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4683" w:type="dxa"/>
            <w:tcBorders>
              <w:top w:val="single" w:sz="12" w:space="0" w:color="auto"/>
              <w:bottom w:val="nil"/>
            </w:tcBorders>
          </w:tcPr>
          <w:p w14:paraId="3169E81F" w14:textId="4F0AEFB8" w:rsidR="000F27AD" w:rsidRPr="00EA6C1B" w:rsidRDefault="000F27AD" w:rsidP="00027956">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Glucose, Skin thickness, BMI, and Insulin</w:t>
            </w:r>
          </w:p>
        </w:tc>
      </w:tr>
      <w:tr w:rsidR="00EA6C1B" w:rsidRPr="00EA6C1B" w14:paraId="1A3FAA30" w14:textId="77777777" w:rsidTr="0094305B">
        <w:trPr>
          <w:jc w:val="center"/>
        </w:trPr>
        <w:tc>
          <w:tcPr>
            <w:tcW w:w="1413" w:type="dxa"/>
            <w:tcBorders>
              <w:top w:val="nil"/>
              <w:bottom w:val="single" w:sz="12" w:space="0" w:color="auto"/>
            </w:tcBorders>
          </w:tcPr>
          <w:p w14:paraId="2B28FE1F" w14:textId="77777777" w:rsidR="000F27AD" w:rsidRPr="00EA6C1B" w:rsidRDefault="000F27AD" w:rsidP="00027956">
            <w:pPr>
              <w:pStyle w:val="NoSpacing"/>
              <w:spacing w:line="276" w:lineRule="auto"/>
              <w:jc w:val="center"/>
              <w:rPr>
                <w:rFonts w:asciiTheme="majorBidi" w:hAnsiTheme="majorBidi" w:cstheme="majorBidi"/>
                <w:sz w:val="20"/>
                <w:szCs w:val="20"/>
              </w:rPr>
            </w:pPr>
          </w:p>
        </w:tc>
        <w:tc>
          <w:tcPr>
            <w:tcW w:w="1413" w:type="dxa"/>
            <w:tcBorders>
              <w:top w:val="nil"/>
              <w:bottom w:val="single" w:sz="12" w:space="0" w:color="auto"/>
            </w:tcBorders>
          </w:tcPr>
          <w:p w14:paraId="1AC6C3E0" w14:textId="7B4BEF51" w:rsidR="000F27AD" w:rsidRPr="00EA6C1B" w:rsidRDefault="000F27AD" w:rsidP="00027956">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GA</w:t>
            </w:r>
          </w:p>
        </w:tc>
        <w:tc>
          <w:tcPr>
            <w:tcW w:w="4683" w:type="dxa"/>
            <w:tcBorders>
              <w:top w:val="nil"/>
              <w:bottom w:val="single" w:sz="12" w:space="0" w:color="auto"/>
            </w:tcBorders>
          </w:tcPr>
          <w:p w14:paraId="56551CD3" w14:textId="61308832" w:rsidR="000F27AD" w:rsidRPr="00EA6C1B" w:rsidRDefault="000F27AD" w:rsidP="00027956">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Glucose, BMI, Diabetes pedigree function, and Age</w:t>
            </w:r>
          </w:p>
        </w:tc>
      </w:tr>
      <w:tr w:rsidR="00EA6C1B" w:rsidRPr="00EA6C1B" w14:paraId="4370D097" w14:textId="77777777" w:rsidTr="0094305B">
        <w:trPr>
          <w:jc w:val="center"/>
        </w:trPr>
        <w:tc>
          <w:tcPr>
            <w:tcW w:w="1413" w:type="dxa"/>
            <w:tcBorders>
              <w:top w:val="single" w:sz="12" w:space="0" w:color="auto"/>
              <w:bottom w:val="nil"/>
            </w:tcBorders>
          </w:tcPr>
          <w:p w14:paraId="5E60EFDC" w14:textId="49401590" w:rsidR="00B20044" w:rsidRPr="00EA6C1B" w:rsidRDefault="00B20044" w:rsidP="00B20044">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HFD</w:t>
            </w:r>
          </w:p>
        </w:tc>
        <w:tc>
          <w:tcPr>
            <w:tcW w:w="1413" w:type="dxa"/>
            <w:tcBorders>
              <w:top w:val="single" w:sz="12" w:space="0" w:color="auto"/>
              <w:bottom w:val="nil"/>
            </w:tcBorders>
          </w:tcPr>
          <w:p w14:paraId="47DEC32E" w14:textId="71393793" w:rsidR="00B20044" w:rsidRPr="00EA6C1B" w:rsidRDefault="00B20044" w:rsidP="00B20044">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4683" w:type="dxa"/>
            <w:tcBorders>
              <w:top w:val="single" w:sz="12" w:space="0" w:color="auto"/>
              <w:bottom w:val="nil"/>
            </w:tcBorders>
          </w:tcPr>
          <w:p w14:paraId="47F2AA01" w14:textId="103F5D1F" w:rsidR="00B20044" w:rsidRPr="00EA6C1B" w:rsidRDefault="00B20044" w:rsidP="00B20044">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Diabetes pedigree function, Age,</w:t>
            </w:r>
            <w:r w:rsidRPr="00EA6C1B">
              <w:t xml:space="preserve"> </w:t>
            </w:r>
            <w:r w:rsidRPr="00EA6C1B">
              <w:rPr>
                <w:rFonts w:asciiTheme="majorBidi" w:hAnsiTheme="majorBidi" w:cstheme="majorBidi"/>
                <w:sz w:val="20"/>
                <w:szCs w:val="20"/>
              </w:rPr>
              <w:t>Glucose</w:t>
            </w:r>
            <w:r w:rsidR="001F70AA">
              <w:rPr>
                <w:rFonts w:asciiTheme="majorBidi" w:hAnsiTheme="majorBidi" w:cstheme="majorBidi"/>
                <w:sz w:val="20"/>
                <w:szCs w:val="20"/>
              </w:rPr>
              <w:t>,</w:t>
            </w:r>
            <w:r w:rsidRPr="00EA6C1B">
              <w:rPr>
                <w:rFonts w:asciiTheme="majorBidi" w:hAnsiTheme="majorBidi" w:cstheme="majorBidi"/>
                <w:sz w:val="20"/>
                <w:szCs w:val="20"/>
              </w:rPr>
              <w:t xml:space="preserve"> and BMI</w:t>
            </w:r>
          </w:p>
        </w:tc>
      </w:tr>
      <w:tr w:rsidR="00B20044" w:rsidRPr="00EA6C1B" w14:paraId="67DFD8E8" w14:textId="77777777" w:rsidTr="0094305B">
        <w:trPr>
          <w:jc w:val="center"/>
        </w:trPr>
        <w:tc>
          <w:tcPr>
            <w:tcW w:w="1413" w:type="dxa"/>
            <w:tcBorders>
              <w:top w:val="nil"/>
              <w:bottom w:val="single" w:sz="4" w:space="0" w:color="auto"/>
            </w:tcBorders>
          </w:tcPr>
          <w:p w14:paraId="46A74DFF" w14:textId="77777777" w:rsidR="00B20044" w:rsidRPr="00EA6C1B" w:rsidRDefault="00B20044" w:rsidP="00B20044">
            <w:pPr>
              <w:pStyle w:val="NoSpacing"/>
              <w:spacing w:line="276" w:lineRule="auto"/>
              <w:jc w:val="center"/>
              <w:rPr>
                <w:rFonts w:asciiTheme="majorBidi" w:hAnsiTheme="majorBidi" w:cstheme="majorBidi"/>
                <w:sz w:val="20"/>
                <w:szCs w:val="20"/>
              </w:rPr>
            </w:pPr>
          </w:p>
        </w:tc>
        <w:tc>
          <w:tcPr>
            <w:tcW w:w="1413" w:type="dxa"/>
            <w:tcBorders>
              <w:top w:val="nil"/>
              <w:bottom w:val="single" w:sz="4" w:space="0" w:color="auto"/>
            </w:tcBorders>
          </w:tcPr>
          <w:p w14:paraId="1B681D2F" w14:textId="6ABADFBC" w:rsidR="00B20044" w:rsidRPr="00EA6C1B" w:rsidRDefault="00B20044" w:rsidP="00B20044">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GA</w:t>
            </w:r>
          </w:p>
        </w:tc>
        <w:tc>
          <w:tcPr>
            <w:tcW w:w="4683" w:type="dxa"/>
            <w:tcBorders>
              <w:top w:val="nil"/>
              <w:bottom w:val="single" w:sz="4" w:space="0" w:color="auto"/>
            </w:tcBorders>
          </w:tcPr>
          <w:p w14:paraId="04345CFC" w14:textId="69E433DE" w:rsidR="00B20044" w:rsidRPr="00EA6C1B" w:rsidRDefault="00B20044" w:rsidP="00B20044">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Pregnancies,</w:t>
            </w:r>
            <w:r w:rsidRPr="00EA6C1B">
              <w:t xml:space="preserve"> </w:t>
            </w:r>
            <w:r w:rsidRPr="00EA6C1B">
              <w:rPr>
                <w:rFonts w:asciiTheme="majorBidi" w:hAnsiTheme="majorBidi" w:cstheme="majorBidi"/>
                <w:sz w:val="20"/>
                <w:szCs w:val="20"/>
              </w:rPr>
              <w:t>Glucose,</w:t>
            </w:r>
            <w:r w:rsidRPr="00EA6C1B">
              <w:t xml:space="preserve"> </w:t>
            </w:r>
            <w:r w:rsidRPr="00EA6C1B">
              <w:rPr>
                <w:rFonts w:asciiTheme="majorBidi" w:hAnsiTheme="majorBidi" w:cstheme="majorBidi"/>
                <w:sz w:val="20"/>
                <w:szCs w:val="20"/>
              </w:rPr>
              <w:t>Insulin</w:t>
            </w:r>
            <w:r w:rsidR="001F70AA">
              <w:rPr>
                <w:rFonts w:asciiTheme="majorBidi" w:hAnsiTheme="majorBidi" w:cstheme="majorBidi"/>
                <w:sz w:val="20"/>
                <w:szCs w:val="20"/>
              </w:rPr>
              <w:t>,</w:t>
            </w:r>
            <w:r w:rsidRPr="00EA6C1B">
              <w:rPr>
                <w:rFonts w:asciiTheme="majorBidi" w:hAnsiTheme="majorBidi" w:cstheme="majorBidi"/>
                <w:sz w:val="20"/>
                <w:szCs w:val="20"/>
              </w:rPr>
              <w:t xml:space="preserve"> and Age</w:t>
            </w:r>
          </w:p>
        </w:tc>
      </w:tr>
    </w:tbl>
    <w:p w14:paraId="1D909A24" w14:textId="77777777" w:rsidR="00F677F9" w:rsidRPr="00F15398" w:rsidRDefault="00F677F9" w:rsidP="00064975">
      <w:pPr>
        <w:pStyle w:val="Heading2"/>
        <w:spacing w:before="120" w:after="120" w:line="360" w:lineRule="auto"/>
        <w:ind w:left="432" w:hanging="432"/>
        <w:rPr>
          <w:rStyle w:val="Emphasis"/>
          <w:rFonts w:asciiTheme="majorBidi" w:hAnsiTheme="majorBidi"/>
          <w:b/>
          <w:bCs/>
          <w:i w:val="0"/>
          <w:iCs w:val="0"/>
          <w:color w:val="auto"/>
          <w:sz w:val="24"/>
          <w:szCs w:val="24"/>
        </w:rPr>
      </w:pPr>
    </w:p>
    <w:p w14:paraId="1345D1E6" w14:textId="36BD7725" w:rsidR="00BD1530" w:rsidRPr="00EA6C1B" w:rsidRDefault="00E75C83" w:rsidP="00CC5694">
      <w:pPr>
        <w:pStyle w:val="Heading2"/>
        <w:spacing w:before="120" w:after="120" w:line="360" w:lineRule="auto"/>
        <w:ind w:left="540" w:hanging="540"/>
        <w:rPr>
          <w:rStyle w:val="Emphasis"/>
          <w:rFonts w:asciiTheme="majorBidi" w:hAnsiTheme="majorBidi"/>
          <w:b/>
          <w:bCs/>
          <w:i w:val="0"/>
          <w:iCs w:val="0"/>
          <w:color w:val="auto"/>
          <w:sz w:val="28"/>
          <w:szCs w:val="28"/>
        </w:rPr>
      </w:pPr>
      <w:r w:rsidRPr="00EA6C1B">
        <w:rPr>
          <w:rStyle w:val="Emphasis"/>
          <w:rFonts w:asciiTheme="majorBidi" w:hAnsiTheme="majorBidi"/>
          <w:b/>
          <w:bCs/>
          <w:i w:val="0"/>
          <w:iCs w:val="0"/>
          <w:color w:val="auto"/>
          <w:sz w:val="28"/>
          <w:szCs w:val="28"/>
        </w:rPr>
        <w:t>4</w:t>
      </w:r>
      <w:r w:rsidR="00BD1530" w:rsidRPr="00EA6C1B">
        <w:rPr>
          <w:rStyle w:val="Emphasis"/>
          <w:rFonts w:asciiTheme="majorBidi" w:hAnsiTheme="majorBidi"/>
          <w:b/>
          <w:bCs/>
          <w:i w:val="0"/>
          <w:iCs w:val="0"/>
          <w:color w:val="auto"/>
          <w:sz w:val="28"/>
          <w:szCs w:val="28"/>
        </w:rPr>
        <w:t>.</w:t>
      </w:r>
      <w:r w:rsidRPr="00EA6C1B">
        <w:rPr>
          <w:rStyle w:val="Emphasis"/>
          <w:rFonts w:asciiTheme="majorBidi" w:hAnsiTheme="majorBidi"/>
          <w:b/>
          <w:bCs/>
          <w:i w:val="0"/>
          <w:iCs w:val="0"/>
          <w:color w:val="auto"/>
          <w:sz w:val="28"/>
          <w:szCs w:val="28"/>
        </w:rPr>
        <w:t>3</w:t>
      </w:r>
      <w:r w:rsidR="00BD1530" w:rsidRPr="00EA6C1B">
        <w:rPr>
          <w:rStyle w:val="Emphasis"/>
          <w:rFonts w:asciiTheme="majorBidi" w:hAnsiTheme="majorBidi"/>
          <w:b/>
          <w:bCs/>
          <w:i w:val="0"/>
          <w:iCs w:val="0"/>
          <w:color w:val="auto"/>
          <w:sz w:val="28"/>
          <w:szCs w:val="28"/>
        </w:rPr>
        <w:tab/>
        <w:t>Classifi</w:t>
      </w:r>
      <w:r w:rsidRPr="00EA6C1B">
        <w:rPr>
          <w:rStyle w:val="Emphasis"/>
          <w:rFonts w:asciiTheme="majorBidi" w:hAnsiTheme="majorBidi"/>
          <w:b/>
          <w:bCs/>
          <w:i w:val="0"/>
          <w:iCs w:val="0"/>
          <w:color w:val="auto"/>
          <w:sz w:val="28"/>
          <w:szCs w:val="28"/>
        </w:rPr>
        <w:t xml:space="preserve">cation </w:t>
      </w:r>
      <w:r w:rsidR="008B2E7B" w:rsidRPr="00EA6C1B">
        <w:rPr>
          <w:rStyle w:val="Emphasis"/>
          <w:rFonts w:asciiTheme="majorBidi" w:hAnsiTheme="majorBidi"/>
          <w:b/>
          <w:bCs/>
          <w:i w:val="0"/>
          <w:iCs w:val="0"/>
          <w:color w:val="auto"/>
          <w:sz w:val="28"/>
          <w:szCs w:val="28"/>
        </w:rPr>
        <w:t>r</w:t>
      </w:r>
      <w:r w:rsidRPr="00EA6C1B">
        <w:rPr>
          <w:rStyle w:val="Emphasis"/>
          <w:rFonts w:asciiTheme="majorBidi" w:hAnsiTheme="majorBidi"/>
          <w:b/>
          <w:bCs/>
          <w:i w:val="0"/>
          <w:iCs w:val="0"/>
          <w:color w:val="auto"/>
          <w:sz w:val="28"/>
          <w:szCs w:val="28"/>
        </w:rPr>
        <w:t>ate</w:t>
      </w:r>
    </w:p>
    <w:p w14:paraId="09EBBB49" w14:textId="0317236B" w:rsidR="00E44883" w:rsidRPr="00EA6C1B" w:rsidRDefault="00BD1530" w:rsidP="00E44883">
      <w:p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Since we have successfully identified the most appropriate features in </w:t>
      </w:r>
      <w:r w:rsidR="00E358BF" w:rsidRPr="00EA6C1B">
        <w:rPr>
          <w:rFonts w:asciiTheme="majorBidi" w:hAnsiTheme="majorBidi" w:cstheme="majorBidi"/>
        </w:rPr>
        <w:t xml:space="preserve">the </w:t>
      </w:r>
      <w:r w:rsidRPr="00EA6C1B">
        <w:rPr>
          <w:rFonts w:asciiTheme="majorBidi" w:hAnsiTheme="majorBidi" w:cstheme="majorBidi"/>
        </w:rPr>
        <w:t>PID</w:t>
      </w:r>
      <w:r w:rsidR="00CD1854" w:rsidRPr="00EA6C1B">
        <w:rPr>
          <w:rFonts w:asciiTheme="majorBidi" w:hAnsiTheme="majorBidi" w:cstheme="majorBidi"/>
        </w:rPr>
        <w:t xml:space="preserve"> and HFD</w:t>
      </w:r>
      <w:r w:rsidRPr="00EA6C1B">
        <w:rPr>
          <w:rFonts w:asciiTheme="majorBidi" w:hAnsiTheme="majorBidi" w:cstheme="majorBidi"/>
        </w:rPr>
        <w:t xml:space="preserve"> dataset</w:t>
      </w:r>
      <w:r w:rsidR="00CD1854" w:rsidRPr="00EA6C1B">
        <w:rPr>
          <w:rFonts w:asciiTheme="majorBidi" w:hAnsiTheme="majorBidi" w:cstheme="majorBidi"/>
        </w:rPr>
        <w:t>s</w:t>
      </w:r>
      <w:r w:rsidRPr="00EA6C1B">
        <w:rPr>
          <w:rFonts w:asciiTheme="majorBidi" w:hAnsiTheme="majorBidi" w:cstheme="majorBidi"/>
        </w:rPr>
        <w:t xml:space="preserve"> and clean</w:t>
      </w:r>
      <w:r w:rsidR="006E095D" w:rsidRPr="00EA6C1B">
        <w:rPr>
          <w:rFonts w:asciiTheme="majorBidi" w:hAnsiTheme="majorBidi" w:cstheme="majorBidi"/>
        </w:rPr>
        <w:t>ed</w:t>
      </w:r>
      <w:r w:rsidRPr="00EA6C1B">
        <w:rPr>
          <w:rFonts w:asciiTheme="majorBidi" w:hAnsiTheme="majorBidi" w:cstheme="majorBidi"/>
        </w:rPr>
        <w:t xml:space="preserve"> up all potential noisy data based on the feature selection process</w:t>
      </w:r>
      <w:r w:rsidR="007D0CB0" w:rsidRPr="00EA6C1B">
        <w:rPr>
          <w:rFonts w:asciiTheme="majorBidi" w:hAnsiTheme="majorBidi" w:cstheme="majorBidi"/>
        </w:rPr>
        <w:t xml:space="preserve"> in the previous step</w:t>
      </w:r>
      <w:r w:rsidR="00EC0841" w:rsidRPr="00EA6C1B">
        <w:rPr>
          <w:rFonts w:asciiTheme="majorBidi" w:hAnsiTheme="majorBidi" w:cstheme="majorBidi"/>
        </w:rPr>
        <w:t xml:space="preserve">, </w:t>
      </w:r>
      <w:r w:rsidRPr="00EA6C1B">
        <w:rPr>
          <w:rFonts w:asciiTheme="majorBidi" w:hAnsiTheme="majorBidi" w:cstheme="majorBidi"/>
        </w:rPr>
        <w:t>the next step is to start the classification process</w:t>
      </w:r>
      <w:r w:rsidR="002A5036" w:rsidRPr="00EA6C1B">
        <w:rPr>
          <w:rFonts w:asciiTheme="majorBidi" w:hAnsiTheme="majorBidi" w:cstheme="majorBidi"/>
        </w:rPr>
        <w:t>, where the set of features is trained using different classifiers</w:t>
      </w:r>
      <w:r w:rsidR="00AA0CDB" w:rsidRPr="00EA6C1B">
        <w:rPr>
          <w:rFonts w:asciiTheme="majorBidi" w:hAnsiTheme="majorBidi" w:cstheme="majorBidi"/>
        </w:rPr>
        <w:t>.</w:t>
      </w:r>
      <w:r w:rsidRPr="00EA6C1B">
        <w:rPr>
          <w:rFonts w:asciiTheme="majorBidi" w:hAnsiTheme="majorBidi" w:cstheme="majorBidi"/>
        </w:rPr>
        <w:t xml:space="preserve"> </w:t>
      </w:r>
      <w:r w:rsidR="00AA0CDB" w:rsidRPr="00EA6C1B">
        <w:rPr>
          <w:rFonts w:asciiTheme="majorBidi" w:hAnsiTheme="majorBidi" w:cstheme="majorBidi"/>
        </w:rPr>
        <w:t xml:space="preserve">We experimented on different parameters in CFA and GA such as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AA0CDB" w:rsidRPr="00EA6C1B">
        <w:rPr>
          <w:rFonts w:asciiTheme="majorBidi" w:hAnsiTheme="majorBidi" w:cstheme="majorBidi"/>
        </w:rPr>
        <w:t xml:space="preserve">number of iterations (repetition of a process to generate an outcome) and population (populations are created randomly to find the best population size depending on the problem). We </w:t>
      </w:r>
      <w:r w:rsidR="007D0CB0" w:rsidRPr="00EA6C1B">
        <w:rPr>
          <w:rFonts w:asciiTheme="majorBidi" w:hAnsiTheme="majorBidi" w:cstheme="majorBidi"/>
        </w:rPr>
        <w:t>tested with</w:t>
      </w:r>
      <w:r w:rsidR="00AA0CDB" w:rsidRPr="00EA6C1B">
        <w:rPr>
          <w:rFonts w:asciiTheme="majorBidi" w:hAnsiTheme="majorBidi" w:cstheme="majorBidi"/>
        </w:rPr>
        <w:t xml:space="preserve"> 10, 20 to 70 iterations and 10, 20 to 100 populations.</w:t>
      </w:r>
    </w:p>
    <w:p w14:paraId="3E6997D3" w14:textId="24A86A67" w:rsidR="00E75C83" w:rsidRPr="00EA6C1B" w:rsidRDefault="00E75C83" w:rsidP="00CC5694">
      <w:pPr>
        <w:pStyle w:val="Heading2"/>
        <w:spacing w:before="120" w:after="120" w:line="360" w:lineRule="auto"/>
        <w:ind w:left="540" w:hanging="540"/>
        <w:rPr>
          <w:rFonts w:asciiTheme="majorBidi" w:hAnsiTheme="majorBidi"/>
          <w:b/>
          <w:bCs/>
          <w:color w:val="auto"/>
          <w:sz w:val="28"/>
          <w:szCs w:val="28"/>
        </w:rPr>
      </w:pPr>
      <w:r w:rsidRPr="00EA6C1B">
        <w:rPr>
          <w:rFonts w:asciiTheme="majorBidi" w:hAnsiTheme="majorBidi"/>
          <w:b/>
          <w:bCs/>
          <w:color w:val="auto"/>
          <w:sz w:val="28"/>
          <w:szCs w:val="28"/>
        </w:rPr>
        <w:t>4.4</w:t>
      </w:r>
      <w:r w:rsidRPr="00EA6C1B">
        <w:rPr>
          <w:rFonts w:asciiTheme="majorBidi" w:hAnsiTheme="majorBidi"/>
          <w:b/>
          <w:bCs/>
          <w:color w:val="auto"/>
          <w:sz w:val="28"/>
          <w:szCs w:val="28"/>
        </w:rPr>
        <w:tab/>
      </w:r>
      <w:r w:rsidR="002A5036" w:rsidRPr="00EA6C1B">
        <w:rPr>
          <w:rFonts w:asciiTheme="majorBidi" w:hAnsiTheme="majorBidi"/>
          <w:b/>
          <w:bCs/>
          <w:color w:val="auto"/>
          <w:sz w:val="28"/>
          <w:szCs w:val="28"/>
        </w:rPr>
        <w:t>Performance metrics</w:t>
      </w:r>
    </w:p>
    <w:p w14:paraId="43B83B1B" w14:textId="577C93F7" w:rsidR="00175438" w:rsidRDefault="00175438" w:rsidP="00175438">
      <w:pPr>
        <w:pStyle w:val="NoSpacing"/>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In this </w:t>
      </w:r>
      <w:r w:rsidR="00694A99" w:rsidRPr="00EA6C1B">
        <w:rPr>
          <w:rFonts w:asciiTheme="majorBidi" w:hAnsiTheme="majorBidi" w:cstheme="majorBidi"/>
        </w:rPr>
        <w:t>section</w:t>
      </w:r>
      <w:r w:rsidRPr="00EA6C1B">
        <w:rPr>
          <w:rFonts w:asciiTheme="majorBidi" w:hAnsiTheme="majorBidi" w:cstheme="majorBidi"/>
        </w:rPr>
        <w:t xml:space="preserve">, we </w:t>
      </w:r>
      <w:r w:rsidR="00694A99" w:rsidRPr="00EA6C1B">
        <w:rPr>
          <w:rFonts w:asciiTheme="majorBidi" w:hAnsiTheme="majorBidi" w:cstheme="majorBidi"/>
        </w:rPr>
        <w:t>describe the</w:t>
      </w:r>
      <w:r w:rsidRPr="00EA6C1B">
        <w:rPr>
          <w:rFonts w:asciiTheme="majorBidi" w:hAnsiTheme="majorBidi" w:cstheme="majorBidi"/>
        </w:rPr>
        <w:t xml:space="preserve"> metrics </w:t>
      </w:r>
      <w:r w:rsidR="00694A99" w:rsidRPr="00EA6C1B">
        <w:rPr>
          <w:rFonts w:asciiTheme="majorBidi" w:hAnsiTheme="majorBidi" w:cstheme="majorBidi"/>
        </w:rPr>
        <w:t xml:space="preserve">that </w:t>
      </w:r>
      <w:r w:rsidR="00272EBA" w:rsidRPr="00EA6C1B">
        <w:rPr>
          <w:rFonts w:asciiTheme="majorBidi" w:hAnsiTheme="majorBidi" w:cstheme="majorBidi"/>
          <w:lang w:val="en-GB"/>
        </w:rPr>
        <w:t>are</w:t>
      </w:r>
      <w:r w:rsidR="00694A99" w:rsidRPr="00EA6C1B">
        <w:rPr>
          <w:rFonts w:asciiTheme="majorBidi" w:hAnsiTheme="majorBidi" w:cstheme="majorBidi"/>
        </w:rPr>
        <w:t xml:space="preserve"> used </w:t>
      </w:r>
      <w:r w:rsidRPr="00EA6C1B">
        <w:rPr>
          <w:rFonts w:asciiTheme="majorBidi" w:hAnsiTheme="majorBidi" w:cstheme="majorBidi"/>
        </w:rPr>
        <w:t xml:space="preserve">to </w:t>
      </w:r>
      <w:r w:rsidR="00694A99" w:rsidRPr="00EA6C1B">
        <w:rPr>
          <w:rFonts w:asciiTheme="majorBidi" w:hAnsiTheme="majorBidi" w:cstheme="majorBidi"/>
        </w:rPr>
        <w:t>evaluate the performance o</w:t>
      </w:r>
      <w:r w:rsidRPr="00EA6C1B">
        <w:rPr>
          <w:rFonts w:asciiTheme="majorBidi" w:hAnsiTheme="majorBidi" w:cstheme="majorBidi"/>
        </w:rPr>
        <w:t>f</w:t>
      </w:r>
      <w:r w:rsidR="002A5036" w:rsidRPr="00EA6C1B">
        <w:rPr>
          <w:rFonts w:asciiTheme="majorBidi" w:hAnsiTheme="majorBidi" w:cstheme="majorBidi"/>
        </w:rPr>
        <w:t xml:space="preserve"> the feature selection algorithms</w:t>
      </w:r>
      <w:r w:rsidR="00272EBA" w:rsidRPr="00EA6C1B">
        <w:rPr>
          <w:rFonts w:asciiTheme="majorBidi" w:hAnsiTheme="majorBidi" w:cstheme="majorBidi"/>
        </w:rPr>
        <w:t>.</w:t>
      </w:r>
      <w:r w:rsidR="00DE319B">
        <w:rPr>
          <w:rFonts w:asciiTheme="majorBidi" w:hAnsiTheme="majorBidi" w:cstheme="majorBidi"/>
        </w:rPr>
        <w:t xml:space="preserve"> </w:t>
      </w:r>
      <w:r w:rsidR="00DE319B" w:rsidRPr="00DE319B">
        <w:rPr>
          <w:rFonts w:asciiTheme="majorBidi" w:hAnsiTheme="majorBidi" w:cstheme="majorBidi"/>
          <w:highlight w:val="yellow"/>
        </w:rPr>
        <w:t>These performance metrics are accuracy, Kappa statistic, and mean absolute error.</w:t>
      </w:r>
    </w:p>
    <w:p w14:paraId="7DE1A25E" w14:textId="541EEC61" w:rsidR="00F677F9" w:rsidRDefault="00F677F9" w:rsidP="00175438">
      <w:pPr>
        <w:pStyle w:val="NoSpacing"/>
        <w:shd w:val="clear" w:color="auto" w:fill="FFFFFF" w:themeFill="background1"/>
        <w:spacing w:line="360" w:lineRule="auto"/>
        <w:jc w:val="both"/>
        <w:rPr>
          <w:rFonts w:asciiTheme="majorBidi" w:hAnsiTheme="majorBidi" w:cstheme="majorBidi"/>
        </w:rPr>
      </w:pPr>
    </w:p>
    <w:p w14:paraId="415F255F" w14:textId="77777777" w:rsidR="00F677F9" w:rsidRPr="00EA6C1B" w:rsidRDefault="00F677F9" w:rsidP="00175438">
      <w:pPr>
        <w:pStyle w:val="NoSpacing"/>
        <w:shd w:val="clear" w:color="auto" w:fill="FFFFFF" w:themeFill="background1"/>
        <w:spacing w:line="360" w:lineRule="auto"/>
        <w:jc w:val="both"/>
        <w:rPr>
          <w:rFonts w:asciiTheme="majorBidi" w:hAnsiTheme="majorBidi" w:cstheme="majorBidi"/>
        </w:rPr>
      </w:pPr>
    </w:p>
    <w:p w14:paraId="21656232" w14:textId="09C52991" w:rsidR="00272EBA" w:rsidRPr="00EA6C1B" w:rsidRDefault="00175438" w:rsidP="00CC5694">
      <w:pPr>
        <w:pStyle w:val="NoSpacing"/>
        <w:numPr>
          <w:ilvl w:val="2"/>
          <w:numId w:val="16"/>
        </w:numPr>
        <w:shd w:val="clear" w:color="auto" w:fill="FFFFFF" w:themeFill="background1"/>
        <w:spacing w:before="120" w:after="120" w:line="360" w:lineRule="auto"/>
        <w:ind w:left="540" w:hanging="540"/>
        <w:jc w:val="both"/>
        <w:rPr>
          <w:rFonts w:asciiTheme="majorBidi" w:hAnsiTheme="majorBidi" w:cstheme="majorBidi"/>
          <w:sz w:val="24"/>
          <w:szCs w:val="24"/>
        </w:rPr>
      </w:pPr>
      <w:r w:rsidRPr="00EA6C1B">
        <w:rPr>
          <w:rFonts w:asciiTheme="majorBidi" w:hAnsiTheme="majorBidi" w:cstheme="majorBidi"/>
          <w:b/>
          <w:bCs/>
          <w:sz w:val="24"/>
          <w:szCs w:val="24"/>
        </w:rPr>
        <w:lastRenderedPageBreak/>
        <w:t>Accuracy</w:t>
      </w:r>
    </w:p>
    <w:p w14:paraId="090FB7DE" w14:textId="248AADC8" w:rsidR="00A86321" w:rsidRPr="00EA6C1B" w:rsidRDefault="00272EBA" w:rsidP="00CB2245">
      <w:pPr>
        <w:pStyle w:val="NoSpacing"/>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Accuracy </w:t>
      </w:r>
      <w:r w:rsidR="00175438" w:rsidRPr="00EA6C1B">
        <w:rPr>
          <w:rFonts w:asciiTheme="majorBidi" w:hAnsiTheme="majorBidi" w:cstheme="majorBidi"/>
        </w:rPr>
        <w:t xml:space="preserve">is </w:t>
      </w:r>
      <w:r w:rsidR="00E358BF" w:rsidRPr="00EA6C1B">
        <w:rPr>
          <w:rFonts w:asciiTheme="majorBidi" w:hAnsiTheme="majorBidi" w:cstheme="majorBidi"/>
        </w:rPr>
        <w:t xml:space="preserve">a </w:t>
      </w:r>
      <w:r w:rsidR="00175438" w:rsidRPr="00EA6C1B">
        <w:rPr>
          <w:rFonts w:asciiTheme="majorBidi" w:hAnsiTheme="majorBidi" w:cstheme="majorBidi"/>
        </w:rPr>
        <w:t>measure of statistical bias</w:t>
      </w:r>
      <w:r w:rsidR="001622A4" w:rsidRPr="00EA6C1B">
        <w:rPr>
          <w:rFonts w:asciiTheme="majorBidi" w:hAnsiTheme="majorBidi" w:cstheme="majorBidi"/>
        </w:rPr>
        <w:t xml:space="preserve"> </w:t>
      </w:r>
      <w:r w:rsidR="000C481A" w:rsidRPr="00EA6C1B">
        <w:rPr>
          <w:rFonts w:asciiTheme="majorBidi" w:hAnsiTheme="majorBidi" w:cstheme="majorBidi"/>
        </w:rPr>
        <w:t>that</w:t>
      </w:r>
      <w:r w:rsidR="001622A4" w:rsidRPr="00EA6C1B">
        <w:rPr>
          <w:rFonts w:asciiTheme="majorBidi" w:hAnsiTheme="majorBidi" w:cstheme="majorBidi"/>
        </w:rPr>
        <w:t xml:space="preserve"> represent</w:t>
      </w:r>
      <w:r w:rsidR="000C481A" w:rsidRPr="00EA6C1B">
        <w:rPr>
          <w:rFonts w:asciiTheme="majorBidi" w:hAnsiTheme="majorBidi" w:cstheme="majorBidi"/>
        </w:rPr>
        <w:t>s</w:t>
      </w:r>
      <w:r w:rsidR="001622A4" w:rsidRPr="00EA6C1B">
        <w:rPr>
          <w:rFonts w:asciiTheme="majorBidi" w:hAnsiTheme="majorBidi" w:cstheme="majorBidi"/>
        </w:rPr>
        <w:t xml:space="preserve"> the proportion of success rate of a given test</w:t>
      </w:r>
      <w:r w:rsidR="00694A99" w:rsidRPr="00EA6C1B">
        <w:rPr>
          <w:rFonts w:asciiTheme="majorBidi" w:hAnsiTheme="majorBidi" w:cstheme="majorBidi"/>
        </w:rPr>
        <w:t xml:space="preserve">, where </w:t>
      </w:r>
      <w:r w:rsidR="00175438" w:rsidRPr="00EA6C1B">
        <w:rPr>
          <w:rFonts w:asciiTheme="majorBidi" w:hAnsiTheme="majorBidi" w:cstheme="majorBidi"/>
        </w:rPr>
        <w:t xml:space="preserve">low accuracy </w:t>
      </w:r>
      <w:r w:rsidR="00694A99" w:rsidRPr="00EA6C1B">
        <w:rPr>
          <w:rFonts w:asciiTheme="majorBidi" w:hAnsiTheme="majorBidi" w:cstheme="majorBidi"/>
        </w:rPr>
        <w:t xml:space="preserve">values </w:t>
      </w:r>
      <w:r w:rsidR="00366AFE" w:rsidRPr="00EA6C1B">
        <w:rPr>
          <w:rFonts w:asciiTheme="majorBidi" w:hAnsiTheme="majorBidi" w:cstheme="majorBidi"/>
        </w:rPr>
        <w:t>indicate</w:t>
      </w:r>
      <w:r w:rsidR="00175438" w:rsidRPr="00EA6C1B">
        <w:rPr>
          <w:rFonts w:asciiTheme="majorBidi" w:hAnsiTheme="majorBidi" w:cstheme="majorBidi"/>
        </w:rPr>
        <w:t xml:space="preserve"> a difference between a result</w:t>
      </w:r>
      <w:r w:rsidR="00694A99" w:rsidRPr="00EA6C1B">
        <w:rPr>
          <w:rFonts w:asciiTheme="majorBidi" w:hAnsiTheme="majorBidi" w:cstheme="majorBidi"/>
        </w:rPr>
        <w:t xml:space="preserve"> set</w:t>
      </w:r>
      <w:r w:rsidR="00175438" w:rsidRPr="00EA6C1B">
        <w:rPr>
          <w:rFonts w:asciiTheme="majorBidi" w:hAnsiTheme="majorBidi" w:cstheme="majorBidi"/>
        </w:rPr>
        <w:t xml:space="preserve"> and </w:t>
      </w:r>
      <w:r w:rsidR="00694A99" w:rsidRPr="00EA6C1B">
        <w:rPr>
          <w:rFonts w:asciiTheme="majorBidi" w:hAnsiTheme="majorBidi" w:cstheme="majorBidi"/>
        </w:rPr>
        <w:t>true</w:t>
      </w:r>
      <w:r w:rsidR="00175438" w:rsidRPr="00EA6C1B">
        <w:rPr>
          <w:rFonts w:asciiTheme="majorBidi" w:hAnsiTheme="majorBidi" w:cstheme="majorBidi"/>
        </w:rPr>
        <w:t xml:space="preserve"> value</w:t>
      </w:r>
      <w:r w:rsidR="00694A99" w:rsidRPr="00EA6C1B">
        <w:rPr>
          <w:rFonts w:asciiTheme="majorBidi" w:hAnsiTheme="majorBidi" w:cstheme="majorBidi"/>
        </w:rPr>
        <w:t>s</w:t>
      </w:r>
      <w:r w:rsidR="00175438" w:rsidRPr="00EA6C1B">
        <w:rPr>
          <w:rFonts w:asciiTheme="majorBidi" w:hAnsiTheme="majorBidi" w:cstheme="majorBidi"/>
        </w:rPr>
        <w:t>.</w:t>
      </w:r>
      <w:r w:rsidRPr="00EA6C1B">
        <w:rPr>
          <w:rFonts w:asciiTheme="majorBidi" w:hAnsiTheme="majorBidi" w:cstheme="majorBidi"/>
        </w:rPr>
        <w:t xml:space="preserve"> </w:t>
      </w:r>
      <w:r w:rsidR="000C481A" w:rsidRPr="00EA6C1B">
        <w:rPr>
          <w:rFonts w:asciiTheme="majorBidi" w:hAnsiTheme="majorBidi" w:cstheme="majorBidi"/>
        </w:rPr>
        <w:t xml:space="preserve">Accuracy </w:t>
      </w:r>
      <w:r w:rsidR="001B22F2" w:rsidRPr="00EA6C1B">
        <w:rPr>
          <w:rFonts w:asciiTheme="majorBidi" w:hAnsiTheme="majorBidi" w:cstheme="majorBidi"/>
        </w:rPr>
        <w:t>(</w:t>
      </w:r>
      <w:r w:rsidR="00366AFE" w:rsidRPr="00EA6C1B">
        <w:rPr>
          <w:rFonts w:asciiTheme="majorBidi" w:hAnsiTheme="majorBidi" w:cstheme="majorBidi"/>
        </w:rPr>
        <w:t>E</w:t>
      </w:r>
      <w:r w:rsidR="000C481A" w:rsidRPr="00EA6C1B">
        <w:rPr>
          <w:rFonts w:asciiTheme="majorBidi" w:hAnsiTheme="majorBidi" w:cstheme="majorBidi"/>
        </w:rPr>
        <w:t>q</w:t>
      </w:r>
      <w:r w:rsidR="001B22F2" w:rsidRPr="00EA6C1B">
        <w:rPr>
          <w:rFonts w:asciiTheme="majorBidi" w:hAnsiTheme="majorBidi" w:cstheme="majorBidi"/>
        </w:rPr>
        <w:t xml:space="preserve">. </w:t>
      </w:r>
      <w:r w:rsidR="00FE1B32" w:rsidRPr="00EA6C1B">
        <w:rPr>
          <w:rFonts w:asciiTheme="majorBidi" w:hAnsiTheme="majorBidi" w:cstheme="majorBidi"/>
        </w:rPr>
        <w:t>10</w:t>
      </w:r>
      <w:r w:rsidR="000C481A" w:rsidRPr="00EA6C1B">
        <w:rPr>
          <w:rFonts w:asciiTheme="majorBidi" w:hAnsiTheme="majorBidi" w:cstheme="majorBidi"/>
        </w:rPr>
        <w:t xml:space="preserve">) uses four </w:t>
      </w:r>
      <w:r w:rsidR="001622A4" w:rsidRPr="00EA6C1B">
        <w:rPr>
          <w:rFonts w:asciiTheme="majorBidi" w:hAnsiTheme="majorBidi" w:cstheme="majorBidi"/>
        </w:rPr>
        <w:t>test measures</w:t>
      </w:r>
      <w:r w:rsidR="00366AFE" w:rsidRPr="00EA6C1B">
        <w:rPr>
          <w:rFonts w:asciiTheme="majorBidi" w:hAnsiTheme="majorBidi" w:cstheme="majorBidi"/>
        </w:rPr>
        <w:t xml:space="preserve">, as shown </w:t>
      </w:r>
      <w:r w:rsidR="001622A4" w:rsidRPr="00EA6C1B">
        <w:rPr>
          <w:rFonts w:asciiTheme="majorBidi" w:hAnsiTheme="majorBidi" w:cstheme="majorBidi"/>
        </w:rPr>
        <w:t xml:space="preserve">in Table </w:t>
      </w:r>
      <w:r w:rsidR="00C471AD" w:rsidRPr="00EA6C1B">
        <w:rPr>
          <w:rFonts w:asciiTheme="majorBidi" w:hAnsiTheme="majorBidi" w:cstheme="majorBidi"/>
        </w:rPr>
        <w:t>4</w:t>
      </w:r>
      <w:r w:rsidR="00FE1B32" w:rsidRPr="00EA6C1B">
        <w:rPr>
          <w:rFonts w:asciiTheme="majorBidi" w:hAnsiTheme="majorBidi" w:cstheme="majorBidi"/>
        </w:rPr>
        <w:t xml:space="preserve">, </w:t>
      </w:r>
      <w:r w:rsidR="000C481A" w:rsidRPr="00EA6C1B">
        <w:rPr>
          <w:rFonts w:asciiTheme="majorBidi" w:hAnsiTheme="majorBidi" w:cstheme="majorBidi"/>
        </w:rPr>
        <w:t xml:space="preserve">which </w:t>
      </w:r>
      <w:r w:rsidR="001622A4" w:rsidRPr="00EA6C1B">
        <w:rPr>
          <w:rFonts w:asciiTheme="majorBidi" w:hAnsiTheme="majorBidi" w:cstheme="majorBidi"/>
        </w:rPr>
        <w:t xml:space="preserve">represent </w:t>
      </w:r>
      <w:r w:rsidR="00366AFE" w:rsidRPr="00EA6C1B">
        <w:rPr>
          <w:rFonts w:asciiTheme="majorBidi" w:hAnsiTheme="majorBidi" w:cstheme="majorBidi"/>
        </w:rPr>
        <w:t xml:space="preserve">the </w:t>
      </w:r>
      <w:r w:rsidR="001622A4" w:rsidRPr="00EA6C1B">
        <w:rPr>
          <w:rFonts w:asciiTheme="majorBidi" w:hAnsiTheme="majorBidi" w:cstheme="majorBidi"/>
        </w:rPr>
        <w:t>classification of the possible result of a recommendation of an item to a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020"/>
        <w:gridCol w:w="895"/>
      </w:tblGrid>
      <w:tr w:rsidR="00EA6C1B" w:rsidRPr="00EA6C1B" w14:paraId="32E587C9" w14:textId="77777777" w:rsidTr="00187F88">
        <w:tc>
          <w:tcPr>
            <w:tcW w:w="1435" w:type="dxa"/>
          </w:tcPr>
          <w:p w14:paraId="62DAEE2F"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w:p>
        </w:tc>
        <w:tc>
          <w:tcPr>
            <w:tcW w:w="7020" w:type="dxa"/>
          </w:tcPr>
          <w:p w14:paraId="03F07584"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rPr>
            </w:pPr>
            <m:oMathPara>
              <m:oMath>
                <m:r>
                  <w:rPr>
                    <w:rFonts w:ascii="Cambria Math" w:hAnsi="Cambria Math" w:cstheme="majorBidi"/>
                  </w:rPr>
                  <m:t>Accuracy=</m:t>
                </m:r>
                <m:f>
                  <m:fPr>
                    <m:ctrlPr>
                      <w:rPr>
                        <w:rFonts w:ascii="Cambria Math" w:hAnsi="Cambria Math" w:cstheme="majorBidi"/>
                        <w:i/>
                      </w:rPr>
                    </m:ctrlPr>
                  </m:fPr>
                  <m:num>
                    <m:r>
                      <w:rPr>
                        <w:rFonts w:ascii="Cambria Math" w:hAnsi="Cambria Math" w:cstheme="majorBidi"/>
                      </w:rPr>
                      <m:t>TP</m:t>
                    </m:r>
                    <m:r>
                      <m:rPr>
                        <m:sty m:val="p"/>
                      </m:rPr>
                      <w:rPr>
                        <w:rFonts w:ascii="Cambria Math" w:hAnsi="Cambria Math" w:cstheme="majorBidi"/>
                      </w:rPr>
                      <m:t>+</m:t>
                    </m:r>
                    <m:r>
                      <w:rPr>
                        <w:rFonts w:ascii="Cambria Math" w:hAnsi="Cambria Math" w:cstheme="majorBidi"/>
                      </w:rPr>
                      <m:t>FP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r>
                      <m:rPr>
                        <m:sty m:val="p"/>
                      </m:rPr>
                      <w:rPr>
                        <w:rFonts w:ascii="Cambria Math" w:hAnsi="Cambria Math" w:cstheme="majorBidi"/>
                      </w:rPr>
                      <m:t>+</m:t>
                    </m:r>
                    <m:r>
                      <w:rPr>
                        <w:rFonts w:ascii="Cambria Math" w:hAnsi="Cambria Math" w:cstheme="majorBidi"/>
                      </w:rPr>
                      <m:t>FP</m:t>
                    </m:r>
                    <m:r>
                      <m:rPr>
                        <m:sty m:val="p"/>
                      </m:rPr>
                      <w:rPr>
                        <w:rFonts w:ascii="Cambria Math" w:hAnsi="Cambria Math" w:cstheme="majorBidi"/>
                      </w:rPr>
                      <m:t>+</m:t>
                    </m:r>
                    <m:r>
                      <w:rPr>
                        <w:rFonts w:ascii="Cambria Math" w:hAnsi="Cambria Math" w:cstheme="majorBidi"/>
                      </w:rPr>
                      <m:t>FN</m:t>
                    </m:r>
                  </m:den>
                </m:f>
              </m:oMath>
            </m:oMathPara>
          </w:p>
        </w:tc>
        <w:tc>
          <w:tcPr>
            <w:tcW w:w="895" w:type="dxa"/>
          </w:tcPr>
          <w:p w14:paraId="3AD906C5" w14:textId="3358CF99" w:rsidR="00175438" w:rsidRPr="00EA6C1B" w:rsidRDefault="00175438" w:rsidP="00187F88">
            <w:pPr>
              <w:pStyle w:val="NoSpacing"/>
              <w:shd w:val="clear" w:color="auto" w:fill="FFFFFF" w:themeFill="background1"/>
              <w:spacing w:line="360" w:lineRule="auto"/>
              <w:jc w:val="right"/>
              <w:rPr>
                <w:rFonts w:asciiTheme="majorBidi" w:hAnsiTheme="majorBidi" w:cstheme="majorBidi"/>
                <w:iCs/>
                <w:sz w:val="24"/>
                <w:szCs w:val="24"/>
              </w:rPr>
            </w:pPr>
            <w:r w:rsidRPr="00EA6C1B">
              <w:rPr>
                <w:rFonts w:asciiTheme="majorBidi" w:hAnsiTheme="majorBidi" w:cstheme="majorBidi"/>
                <w:iCs/>
                <w:sz w:val="24"/>
                <w:szCs w:val="24"/>
              </w:rPr>
              <w:t>(</w:t>
            </w:r>
            <w:r w:rsidR="00FE1B32" w:rsidRPr="00EA6C1B">
              <w:rPr>
                <w:rFonts w:asciiTheme="majorBidi" w:hAnsiTheme="majorBidi" w:cstheme="majorBidi"/>
                <w:iCs/>
                <w:sz w:val="24"/>
                <w:szCs w:val="24"/>
              </w:rPr>
              <w:t>1</w:t>
            </w:r>
            <w:r w:rsidR="00B93B89" w:rsidRPr="00EA6C1B">
              <w:rPr>
                <w:rFonts w:asciiTheme="majorBidi" w:hAnsiTheme="majorBidi" w:cstheme="majorBidi"/>
                <w:iCs/>
                <w:sz w:val="24"/>
                <w:szCs w:val="24"/>
              </w:rPr>
              <w:t>0</w:t>
            </w:r>
            <w:r w:rsidRPr="00EA6C1B">
              <w:rPr>
                <w:rFonts w:asciiTheme="majorBidi" w:hAnsiTheme="majorBidi" w:cstheme="majorBidi"/>
                <w:iCs/>
                <w:sz w:val="24"/>
                <w:szCs w:val="24"/>
              </w:rPr>
              <w:t>)</w:t>
            </w:r>
          </w:p>
        </w:tc>
      </w:tr>
    </w:tbl>
    <w:p w14:paraId="73BA0E6B" w14:textId="30C58BC5" w:rsidR="00C8052E" w:rsidRPr="00EA6C1B" w:rsidRDefault="00C8052E" w:rsidP="003B054C">
      <w:pPr>
        <w:spacing w:before="100" w:beforeAutospacing="1" w:after="120" w:line="240"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 xml:space="preserve">Table </w:t>
      </w:r>
      <w:r w:rsidR="00A35E93" w:rsidRPr="00EA6C1B">
        <w:rPr>
          <w:rFonts w:asciiTheme="majorBidi" w:eastAsia="Times New Roman" w:hAnsiTheme="majorBidi" w:cstheme="majorBidi"/>
          <w:b/>
          <w:bCs/>
          <w:sz w:val="20"/>
          <w:szCs w:val="20"/>
        </w:rPr>
        <w:t>4</w:t>
      </w:r>
      <w:r w:rsidRPr="00EA6C1B">
        <w:rPr>
          <w:rFonts w:asciiTheme="majorBidi" w:eastAsia="Times New Roman" w:hAnsiTheme="majorBidi" w:cstheme="majorBidi"/>
          <w:sz w:val="20"/>
          <w:szCs w:val="20"/>
        </w:rPr>
        <w:t xml:space="preserve"> Classification of the possible result of a recommendation of an item to a user</w:t>
      </w:r>
    </w:p>
    <w:tbl>
      <w:tblPr>
        <w:tblStyle w:val="TableGrid"/>
        <w:tblW w:w="6379" w:type="dxa"/>
        <w:tblInd w:w="1298" w:type="dxa"/>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843"/>
        <w:gridCol w:w="2126"/>
        <w:gridCol w:w="2410"/>
      </w:tblGrid>
      <w:tr w:rsidR="00EA6C1B" w:rsidRPr="00EA6C1B" w14:paraId="7540C0D6" w14:textId="77777777" w:rsidTr="00742B77">
        <w:tc>
          <w:tcPr>
            <w:tcW w:w="1843" w:type="dxa"/>
            <w:tcBorders>
              <w:top w:val="single" w:sz="4" w:space="0" w:color="auto"/>
              <w:bottom w:val="single" w:sz="12" w:space="0" w:color="auto"/>
            </w:tcBorders>
            <w:shd w:val="clear" w:color="auto" w:fill="auto"/>
          </w:tcPr>
          <w:p w14:paraId="0D9BA3D4" w14:textId="77777777" w:rsidR="001622A4" w:rsidRPr="00EA6C1B" w:rsidRDefault="001622A4" w:rsidP="003B054C">
            <w:pPr>
              <w:jc w:val="center"/>
              <w:rPr>
                <w:rFonts w:asciiTheme="majorBidi" w:hAnsiTheme="majorBidi" w:cstheme="majorBidi"/>
                <w:b/>
                <w:bCs/>
                <w:sz w:val="20"/>
                <w:szCs w:val="20"/>
                <w:lang w:bidi="ar-JO"/>
              </w:rPr>
            </w:pPr>
          </w:p>
        </w:tc>
        <w:tc>
          <w:tcPr>
            <w:tcW w:w="2126" w:type="dxa"/>
            <w:tcBorders>
              <w:top w:val="single" w:sz="4" w:space="0" w:color="auto"/>
              <w:bottom w:val="single" w:sz="12" w:space="0" w:color="auto"/>
            </w:tcBorders>
            <w:shd w:val="clear" w:color="auto" w:fill="auto"/>
          </w:tcPr>
          <w:p w14:paraId="26E8BA6F" w14:textId="43B073B6" w:rsidR="001622A4" w:rsidRPr="00EA6C1B" w:rsidRDefault="001622A4" w:rsidP="003B054C">
            <w:pPr>
              <w:jc w:val="center"/>
              <w:rPr>
                <w:rFonts w:asciiTheme="majorBidi" w:hAnsiTheme="majorBidi" w:cstheme="majorBidi"/>
                <w:b/>
                <w:bCs/>
                <w:sz w:val="20"/>
                <w:szCs w:val="20"/>
                <w:lang w:bidi="ar-JO"/>
              </w:rPr>
            </w:pPr>
            <w:r w:rsidRPr="00EA6C1B">
              <w:rPr>
                <w:rFonts w:asciiTheme="majorBidi" w:hAnsiTheme="majorBidi" w:cstheme="majorBidi"/>
                <w:b/>
                <w:bCs/>
                <w:sz w:val="20"/>
                <w:szCs w:val="20"/>
                <w:lang w:bidi="ar-JO"/>
              </w:rPr>
              <w:t>Recommended</w:t>
            </w:r>
          </w:p>
        </w:tc>
        <w:tc>
          <w:tcPr>
            <w:tcW w:w="2410" w:type="dxa"/>
            <w:tcBorders>
              <w:top w:val="single" w:sz="4" w:space="0" w:color="auto"/>
              <w:bottom w:val="single" w:sz="12" w:space="0" w:color="auto"/>
            </w:tcBorders>
            <w:shd w:val="clear" w:color="auto" w:fill="auto"/>
          </w:tcPr>
          <w:p w14:paraId="4944F390" w14:textId="0F03EE61" w:rsidR="001622A4" w:rsidRPr="00EA6C1B" w:rsidRDefault="001622A4" w:rsidP="003B054C">
            <w:pPr>
              <w:jc w:val="center"/>
              <w:rPr>
                <w:rFonts w:asciiTheme="majorBidi" w:hAnsiTheme="majorBidi" w:cstheme="majorBidi"/>
                <w:b/>
                <w:bCs/>
                <w:sz w:val="20"/>
                <w:szCs w:val="20"/>
                <w:lang w:bidi="ar-JO"/>
              </w:rPr>
            </w:pPr>
            <w:r w:rsidRPr="00EA6C1B">
              <w:rPr>
                <w:rFonts w:asciiTheme="majorBidi" w:hAnsiTheme="majorBidi" w:cstheme="majorBidi"/>
                <w:b/>
                <w:bCs/>
                <w:sz w:val="20"/>
                <w:szCs w:val="20"/>
                <w:lang w:bidi="ar-JO"/>
              </w:rPr>
              <w:t>Not recommended</w:t>
            </w:r>
          </w:p>
        </w:tc>
      </w:tr>
      <w:tr w:rsidR="00EA6C1B" w:rsidRPr="00EA6C1B" w14:paraId="29FAF5E2" w14:textId="77777777" w:rsidTr="00742B77">
        <w:tc>
          <w:tcPr>
            <w:tcW w:w="1843" w:type="dxa"/>
            <w:tcBorders>
              <w:top w:val="single" w:sz="12" w:space="0" w:color="auto"/>
              <w:bottom w:val="nil"/>
            </w:tcBorders>
          </w:tcPr>
          <w:p w14:paraId="5032D6AA" w14:textId="1FF0237B"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Preferred</w:t>
            </w:r>
          </w:p>
        </w:tc>
        <w:tc>
          <w:tcPr>
            <w:tcW w:w="2126" w:type="dxa"/>
            <w:tcBorders>
              <w:top w:val="single" w:sz="12" w:space="0" w:color="auto"/>
              <w:bottom w:val="nil"/>
            </w:tcBorders>
          </w:tcPr>
          <w:p w14:paraId="49621A97" w14:textId="0C5E3460"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True Positive (TP)</w:t>
            </w:r>
          </w:p>
        </w:tc>
        <w:tc>
          <w:tcPr>
            <w:tcW w:w="2410" w:type="dxa"/>
            <w:tcBorders>
              <w:top w:val="single" w:sz="12" w:space="0" w:color="auto"/>
              <w:bottom w:val="nil"/>
            </w:tcBorders>
          </w:tcPr>
          <w:p w14:paraId="53A2DCBC" w14:textId="6C5E1F9C"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False Negative (FN)</w:t>
            </w:r>
          </w:p>
        </w:tc>
      </w:tr>
      <w:tr w:rsidR="0034188A" w:rsidRPr="00EA6C1B" w14:paraId="46EA22DF" w14:textId="77777777" w:rsidTr="00742B77">
        <w:tc>
          <w:tcPr>
            <w:tcW w:w="1843" w:type="dxa"/>
            <w:tcBorders>
              <w:top w:val="nil"/>
              <w:bottom w:val="single" w:sz="4" w:space="0" w:color="auto"/>
            </w:tcBorders>
          </w:tcPr>
          <w:p w14:paraId="1BB7B3EC" w14:textId="5CB41DD8"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Not preferred</w:t>
            </w:r>
          </w:p>
        </w:tc>
        <w:tc>
          <w:tcPr>
            <w:tcW w:w="2126" w:type="dxa"/>
            <w:tcBorders>
              <w:top w:val="nil"/>
              <w:bottom w:val="single" w:sz="4" w:space="0" w:color="auto"/>
            </w:tcBorders>
          </w:tcPr>
          <w:p w14:paraId="717E2FE2" w14:textId="71342D46"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False Positive (FP)</w:t>
            </w:r>
          </w:p>
        </w:tc>
        <w:tc>
          <w:tcPr>
            <w:tcW w:w="2410" w:type="dxa"/>
            <w:tcBorders>
              <w:top w:val="nil"/>
              <w:bottom w:val="single" w:sz="4" w:space="0" w:color="auto"/>
            </w:tcBorders>
          </w:tcPr>
          <w:p w14:paraId="10FFF86D" w14:textId="0497A219"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Ture Negative (TN)</w:t>
            </w:r>
          </w:p>
        </w:tc>
      </w:tr>
    </w:tbl>
    <w:p w14:paraId="2810E1F7" w14:textId="77777777" w:rsidR="0015273F" w:rsidRPr="00EA6C1B" w:rsidRDefault="0015273F" w:rsidP="0015273F">
      <w:pPr>
        <w:pStyle w:val="NoSpacing"/>
        <w:shd w:val="clear" w:color="auto" w:fill="FFFFFF" w:themeFill="background1"/>
        <w:spacing w:before="120" w:after="120" w:line="360" w:lineRule="auto"/>
        <w:ind w:left="562"/>
        <w:jc w:val="both"/>
        <w:rPr>
          <w:rFonts w:asciiTheme="majorBidi" w:hAnsiTheme="majorBidi" w:cstheme="majorBidi"/>
          <w:sz w:val="24"/>
          <w:szCs w:val="24"/>
        </w:rPr>
      </w:pPr>
    </w:p>
    <w:p w14:paraId="11BD5C73" w14:textId="0C0B498A" w:rsidR="009F2515" w:rsidRPr="00EA6C1B" w:rsidRDefault="00175438" w:rsidP="00CC5694">
      <w:pPr>
        <w:pStyle w:val="NoSpacing"/>
        <w:numPr>
          <w:ilvl w:val="2"/>
          <w:numId w:val="16"/>
        </w:numPr>
        <w:shd w:val="clear" w:color="auto" w:fill="FFFFFF" w:themeFill="background1"/>
        <w:spacing w:before="120" w:after="120" w:line="360" w:lineRule="auto"/>
        <w:ind w:left="540" w:hanging="540"/>
        <w:jc w:val="both"/>
        <w:rPr>
          <w:rFonts w:asciiTheme="majorBidi" w:hAnsiTheme="majorBidi" w:cstheme="majorBidi"/>
          <w:sz w:val="24"/>
          <w:szCs w:val="24"/>
        </w:rPr>
      </w:pPr>
      <w:r w:rsidRPr="00EA6C1B">
        <w:rPr>
          <w:rFonts w:asciiTheme="majorBidi" w:hAnsiTheme="majorBidi" w:cstheme="majorBidi"/>
          <w:b/>
          <w:bCs/>
          <w:sz w:val="24"/>
          <w:szCs w:val="24"/>
        </w:rPr>
        <w:t>Kappa statistic</w:t>
      </w:r>
    </w:p>
    <w:p w14:paraId="207EBF6D" w14:textId="4B59B00A" w:rsidR="00175438" w:rsidRPr="00EA6C1B" w:rsidRDefault="009F2515" w:rsidP="00726BD4">
      <w:pPr>
        <w:pStyle w:val="NoSpacing"/>
        <w:shd w:val="clear" w:color="auto" w:fill="FFFFFF" w:themeFill="background1"/>
        <w:spacing w:after="240" w:line="360" w:lineRule="auto"/>
        <w:jc w:val="both"/>
        <w:rPr>
          <w:rFonts w:asciiTheme="majorBidi" w:hAnsiTheme="majorBidi" w:cstheme="majorBidi"/>
        </w:rPr>
      </w:pPr>
      <w:r w:rsidRPr="00EA6C1B">
        <w:rPr>
          <w:rFonts w:asciiTheme="majorBidi" w:hAnsiTheme="majorBidi" w:cstheme="majorBidi"/>
        </w:rPr>
        <w:t xml:space="preserve">Kappa statistic </w:t>
      </w:r>
      <w:r w:rsidR="00726BD4" w:rsidRPr="00EA6C1B">
        <w:rPr>
          <w:rFonts w:asciiTheme="majorBidi" w:hAnsiTheme="majorBidi" w:cstheme="majorBidi"/>
        </w:rPr>
        <w:t>(</w:t>
      </w:r>
      <w:r w:rsidR="00726BD4" w:rsidRPr="00EA6C1B">
        <w:rPr>
          <w:rFonts w:asciiTheme="majorBidi" w:hAnsiTheme="majorBidi" w:cstheme="majorBidi"/>
          <w:i/>
          <w:iCs/>
        </w:rPr>
        <w:t>K</w:t>
      </w:r>
      <w:r w:rsidR="00726BD4" w:rsidRPr="00EA6C1B">
        <w:rPr>
          <w:rFonts w:asciiTheme="majorBidi" w:hAnsiTheme="majorBidi" w:cstheme="majorBidi"/>
        </w:rPr>
        <w:t xml:space="preserve">) </w:t>
      </w:r>
      <w:r w:rsidRPr="00EA6C1B">
        <w:rPr>
          <w:rFonts w:asciiTheme="majorBidi" w:hAnsiTheme="majorBidi" w:cstheme="majorBidi"/>
        </w:rPr>
        <w:t>is a</w:t>
      </w:r>
      <w:r w:rsidR="00175438" w:rsidRPr="00EA6C1B">
        <w:rPr>
          <w:rFonts w:asciiTheme="majorBidi" w:hAnsiTheme="majorBidi" w:cstheme="majorBidi"/>
        </w:rPr>
        <w:t xml:space="preserve"> metric that </w:t>
      </w:r>
      <w:r w:rsidR="00435387" w:rsidRPr="00EA6C1B">
        <w:rPr>
          <w:rFonts w:asciiTheme="majorBidi" w:hAnsiTheme="majorBidi" w:cstheme="majorBidi"/>
        </w:rPr>
        <w:t xml:space="preserve">is used to examine classifiers by </w:t>
      </w:r>
      <w:r w:rsidR="00175438" w:rsidRPr="00EA6C1B">
        <w:rPr>
          <w:rFonts w:asciiTheme="majorBidi" w:hAnsiTheme="majorBidi" w:cstheme="majorBidi"/>
        </w:rPr>
        <w:t>compar</w:t>
      </w:r>
      <w:r w:rsidR="00435387" w:rsidRPr="00EA6C1B">
        <w:rPr>
          <w:rFonts w:asciiTheme="majorBidi" w:hAnsiTheme="majorBidi" w:cstheme="majorBidi"/>
        </w:rPr>
        <w:t>ing</w:t>
      </w:r>
      <w:r w:rsidR="00175438" w:rsidRPr="00EA6C1B">
        <w:rPr>
          <w:rFonts w:asciiTheme="majorBidi" w:hAnsiTheme="majorBidi" w:cstheme="majorBidi"/>
        </w:rPr>
        <w:t xml:space="preserve"> </w:t>
      </w:r>
      <w:r w:rsidRPr="00EA6C1B">
        <w:rPr>
          <w:rFonts w:asciiTheme="majorBidi" w:hAnsiTheme="majorBidi" w:cstheme="majorBidi"/>
        </w:rPr>
        <w:t>o</w:t>
      </w:r>
      <w:r w:rsidR="00175438" w:rsidRPr="00EA6C1B">
        <w:rPr>
          <w:rFonts w:asciiTheme="majorBidi" w:hAnsiTheme="majorBidi" w:cstheme="majorBidi"/>
        </w:rPr>
        <w:t xml:space="preserve">bserved </w:t>
      </w:r>
      <w:r w:rsidR="00435387" w:rsidRPr="00EA6C1B">
        <w:rPr>
          <w:rFonts w:asciiTheme="majorBidi" w:hAnsiTheme="majorBidi" w:cstheme="majorBidi"/>
        </w:rPr>
        <w:t xml:space="preserve">and expected </w:t>
      </w:r>
      <w:r w:rsidR="00096C4B" w:rsidRPr="00EA6C1B">
        <w:rPr>
          <w:rFonts w:asciiTheme="majorBidi" w:hAnsiTheme="majorBidi" w:cstheme="majorBidi"/>
        </w:rPr>
        <w:t>a</w:t>
      </w:r>
      <w:r w:rsidR="00175438" w:rsidRPr="00EA6C1B">
        <w:rPr>
          <w:rFonts w:asciiTheme="majorBidi" w:hAnsiTheme="majorBidi" w:cstheme="majorBidi"/>
        </w:rPr>
        <w:t xml:space="preserve">ccuracy </w:t>
      </w:r>
      <w:r w:rsidR="00F960C5"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{"citationItems":[{"id":"ITEM-1","itemData":{"author":[{"dropping-particle":"","family":"Ben-David","given":"Arie","non-dropping-particle":"","parse-names":false,"suffix":""}],"container-title":"Expert Systems with Applications","id":"ITEM-1","issue":"2","issued":{"date-parts":[["2008"]]},"page":"825-832","publisher":"Elsevier","title":"Comparison of classification accuracy using Cohen</w:instrText>
      </w:r>
      <w:r w:rsidR="002463D6" w:rsidRPr="00EA6C1B">
        <w:rPr>
          <w:rFonts w:ascii="Tahoma" w:hAnsi="Tahoma" w:cs="Tahoma"/>
        </w:rPr>
        <w:instrText>�</w:instrText>
      </w:r>
      <w:r w:rsidR="002463D6" w:rsidRPr="00EA6C1B">
        <w:rPr>
          <w:rFonts w:asciiTheme="majorBidi" w:hAnsiTheme="majorBidi" w:cstheme="majorBidi"/>
        </w:rPr>
        <w:instrText>s Weighted Kappa","type":"article-journal","volume":"34"},"uris":["http://www.mendeley.com/documents/?uuid=e5d2e188-61d1-47f6-8f6b-bc0e790e3fbb"]}],"mendeley":{"formattedCitation":"[24]","plainTextFormattedCitation":"[24]","previouslyFormattedCitation":"[6]"},"properties":{"noteIndex":0},"schema":"https://github.com/citation-style-language/schema/raw/master/csl-citation.json"}</w:instrText>
      </w:r>
      <w:r w:rsidR="00F960C5" w:rsidRPr="00EA6C1B">
        <w:rPr>
          <w:rFonts w:asciiTheme="majorBidi" w:hAnsiTheme="majorBidi" w:cstheme="majorBidi"/>
        </w:rPr>
        <w:fldChar w:fldCharType="separate"/>
      </w:r>
      <w:r w:rsidR="002463D6" w:rsidRPr="00EA6C1B">
        <w:rPr>
          <w:rFonts w:asciiTheme="majorBidi" w:hAnsiTheme="majorBidi" w:cstheme="majorBidi"/>
          <w:noProof/>
        </w:rPr>
        <w:t>[24]</w:t>
      </w:r>
      <w:r w:rsidR="00F960C5" w:rsidRPr="00EA6C1B">
        <w:rPr>
          <w:rFonts w:asciiTheme="majorBidi" w:hAnsiTheme="majorBidi" w:cstheme="majorBidi"/>
        </w:rPr>
        <w:fldChar w:fldCharType="end"/>
      </w:r>
      <w:r w:rsidR="00175438" w:rsidRPr="00EA6C1B">
        <w:rPr>
          <w:rFonts w:asciiTheme="majorBidi" w:hAnsiTheme="majorBidi" w:cstheme="majorBidi"/>
        </w:rPr>
        <w:t xml:space="preserve">. </w:t>
      </w:r>
      <w:r w:rsidR="004617E6" w:rsidRPr="00EA6C1B">
        <w:rPr>
          <w:rFonts w:asciiTheme="majorBidi" w:hAnsiTheme="majorBidi" w:cstheme="majorBidi"/>
        </w:rPr>
        <w:t xml:space="preserve">According to </w:t>
      </w:r>
      <w:r w:rsidR="00217244"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{"citationItems":[{"id":"ITEM-1","itemData":{"author":[{"dropping-particle":"","family":"Vieira","given":"Susana M","non-dropping-particle":"","parse-names":false,"suffix":""},{"dropping-particle":"","family":"Kaymak","given":"Uzay","non-dropping-particle":"","parse-names":false,"suffix":""},{"dropping-particle":"","family":"Sousa","given":"João M C","non-dropping-particle":"","parse-names":false,"suffix":""}],"container-title":"International Conference on Fuzzy Systems","id":"ITEM-1","issued":{"date-parts":[["2010"]]},"page":"1-8","title":"Cohen's kappa coefficient as a performance measure for feature selection","type":"paper-conference"},"uris":["http://www.mendeley.com/documents/?uuid=3777e1d5-9220-42fd-94d4-ad600b566e9d","http://www.mendeley.com/documents/?uuid=c3703903-3e1f-40d9-9499-4803720b9a73"]}],"mendeley":{"formattedCitation":"[25]","plainTextFormattedCitation":"[25]","previouslyFormattedCitation":"[31]"},"properties":{"noteIndex":0},"schema":"https://github.com/citation-style-language/schema/raw/master/csl-citation.json"}</w:instrText>
      </w:r>
      <w:r w:rsidR="00217244" w:rsidRPr="00EA6C1B">
        <w:rPr>
          <w:rFonts w:asciiTheme="majorBidi" w:hAnsiTheme="majorBidi" w:cstheme="majorBidi"/>
        </w:rPr>
        <w:fldChar w:fldCharType="separate"/>
      </w:r>
      <w:r w:rsidR="002463D6" w:rsidRPr="00EA6C1B">
        <w:rPr>
          <w:rFonts w:asciiTheme="majorBidi" w:hAnsiTheme="majorBidi" w:cstheme="majorBidi"/>
          <w:noProof/>
        </w:rPr>
        <w:t>[25]</w:t>
      </w:r>
      <w:r w:rsidR="00217244" w:rsidRPr="00EA6C1B">
        <w:rPr>
          <w:rFonts w:asciiTheme="majorBidi" w:hAnsiTheme="majorBidi" w:cstheme="majorBidi"/>
        </w:rPr>
        <w:fldChar w:fldCharType="end"/>
      </w:r>
      <w:r w:rsidR="004617E6" w:rsidRPr="00EA6C1B">
        <w:rPr>
          <w:rFonts w:asciiTheme="majorBidi" w:hAnsiTheme="majorBidi" w:cstheme="majorBidi"/>
        </w:rPr>
        <w:t xml:space="preserve">, </w:t>
      </w:r>
      <w:r w:rsidR="00217244" w:rsidRPr="00EA6C1B">
        <w:rPr>
          <w:rFonts w:asciiTheme="majorBidi" w:hAnsiTheme="majorBidi" w:cstheme="majorBidi"/>
        </w:rPr>
        <w:t xml:space="preserve">it is advantageous to use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755176">
        <w:rPr>
          <w:rFonts w:asciiTheme="majorBidi" w:hAnsiTheme="majorBidi" w:cstheme="majorBidi"/>
        </w:rPr>
        <w:t>K</w:t>
      </w:r>
      <w:r w:rsidR="00217244" w:rsidRPr="00EA6C1B">
        <w:rPr>
          <w:rFonts w:asciiTheme="majorBidi" w:hAnsiTheme="majorBidi" w:cstheme="majorBidi"/>
        </w:rPr>
        <w:t>appa coefficient for c</w:t>
      </w:r>
      <w:r w:rsidR="004617E6" w:rsidRPr="00EA6C1B">
        <w:rPr>
          <w:rFonts w:asciiTheme="majorBidi" w:hAnsiTheme="majorBidi" w:cstheme="majorBidi"/>
        </w:rPr>
        <w:t xml:space="preserve">omparison of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217244" w:rsidRPr="00EA6C1B">
        <w:rPr>
          <w:rFonts w:asciiTheme="majorBidi" w:hAnsiTheme="majorBidi" w:cstheme="majorBidi"/>
        </w:rPr>
        <w:t xml:space="preserve">accuracy of </w:t>
      </w:r>
      <w:r w:rsidR="004617E6" w:rsidRPr="00EA6C1B">
        <w:rPr>
          <w:rFonts w:asciiTheme="majorBidi" w:hAnsiTheme="majorBidi" w:cstheme="majorBidi"/>
        </w:rPr>
        <w:t>classification</w:t>
      </w:r>
      <w:r w:rsidR="00217244" w:rsidRPr="00EA6C1B">
        <w:rPr>
          <w:rFonts w:asciiTheme="majorBidi" w:hAnsiTheme="majorBidi" w:cstheme="majorBidi"/>
        </w:rPr>
        <w:t xml:space="preserve"> algorithms. </w:t>
      </w:r>
      <w:r w:rsidR="00671757" w:rsidRPr="00EA6C1B">
        <w:rPr>
          <w:rFonts w:asciiTheme="majorBidi" w:hAnsiTheme="majorBidi" w:cstheme="majorBidi"/>
        </w:rPr>
        <w:t xml:space="preserve">Values of </w:t>
      </w:r>
      <w:r w:rsidR="00175438" w:rsidRPr="00EA6C1B">
        <w:rPr>
          <w:rFonts w:asciiTheme="majorBidi" w:hAnsiTheme="majorBidi" w:cstheme="majorBidi"/>
        </w:rPr>
        <w:t xml:space="preserve">Kappa statistic </w:t>
      </w:r>
      <w:r w:rsidR="00175438" w:rsidRPr="001F70AA">
        <w:rPr>
          <w:rFonts w:asciiTheme="majorBidi" w:hAnsiTheme="majorBidi" w:cstheme="majorBidi"/>
          <w:highlight w:val="yellow"/>
        </w:rPr>
        <w:t>var</w:t>
      </w:r>
      <w:r w:rsidR="001F70AA" w:rsidRPr="001F70AA">
        <w:rPr>
          <w:rFonts w:asciiTheme="majorBidi" w:hAnsiTheme="majorBidi" w:cstheme="majorBidi"/>
          <w:highlight w:val="yellow"/>
        </w:rPr>
        <w:t>y</w:t>
      </w:r>
      <w:r w:rsidR="00175438" w:rsidRPr="00EA6C1B">
        <w:rPr>
          <w:rFonts w:asciiTheme="majorBidi" w:hAnsiTheme="majorBidi" w:cstheme="majorBidi"/>
        </w:rPr>
        <w:t xml:space="preserve"> </w:t>
      </w:r>
      <w:r w:rsidR="00671757" w:rsidRPr="00EA6C1B">
        <w:rPr>
          <w:rFonts w:asciiTheme="majorBidi" w:hAnsiTheme="majorBidi" w:cstheme="majorBidi"/>
        </w:rPr>
        <w:t>between</w:t>
      </w:r>
      <w:r w:rsidR="000F27AD" w:rsidRPr="00EA6C1B">
        <w:rPr>
          <w:rFonts w:asciiTheme="majorBidi" w:hAnsiTheme="majorBidi" w:cstheme="majorBidi"/>
        </w:rPr>
        <w:t xml:space="preserve"> 0 (</w:t>
      </w:r>
      <w:r w:rsidR="00726BD4" w:rsidRPr="00EA6C1B">
        <w:rPr>
          <w:rFonts w:asciiTheme="majorBidi" w:hAnsiTheme="majorBidi" w:cstheme="majorBidi"/>
        </w:rPr>
        <w:t>agreement equivalent)</w:t>
      </w:r>
      <w:r w:rsidR="00726BD4" w:rsidRPr="00EA6C1B">
        <w:rPr>
          <w:rFonts w:asciiTheme="majorBidi" w:hAnsiTheme="majorBidi" w:cstheme="majorBidi" w:hint="cs"/>
          <w:rtl/>
        </w:rPr>
        <w:t xml:space="preserve"> </w:t>
      </w:r>
      <w:r w:rsidR="00671757" w:rsidRPr="00EA6C1B">
        <w:rPr>
          <w:rFonts w:asciiTheme="majorBidi" w:hAnsiTheme="majorBidi" w:cstheme="majorBidi"/>
        </w:rPr>
        <w:t>and</w:t>
      </w:r>
      <w:r w:rsidR="00175438" w:rsidRPr="00EA6C1B">
        <w:rPr>
          <w:rFonts w:asciiTheme="majorBidi" w:hAnsiTheme="majorBidi" w:cstheme="majorBidi"/>
        </w:rPr>
        <w:t xml:space="preserve"> 1</w:t>
      </w:r>
      <w:r w:rsidR="000F27AD" w:rsidRPr="00EA6C1B">
        <w:rPr>
          <w:rFonts w:asciiTheme="majorBidi" w:hAnsiTheme="majorBidi" w:cstheme="majorBidi"/>
        </w:rPr>
        <w:t xml:space="preserve"> </w:t>
      </w:r>
      <w:r w:rsidR="00726BD4" w:rsidRPr="00EA6C1B">
        <w:rPr>
          <w:rFonts w:asciiTheme="majorBidi" w:hAnsiTheme="majorBidi" w:cstheme="majorBidi" w:hint="cs"/>
          <w:rtl/>
        </w:rPr>
        <w:t>)</w:t>
      </w:r>
      <w:r w:rsidR="00175438" w:rsidRPr="00EA6C1B">
        <w:rPr>
          <w:rFonts w:asciiTheme="majorBidi" w:hAnsiTheme="majorBidi" w:cstheme="majorBidi"/>
        </w:rPr>
        <w:t>perfect agreement).</w:t>
      </w:r>
      <w:r w:rsidR="00C8052E" w:rsidRPr="00EA6C1B">
        <w:rPr>
          <w:rFonts w:asciiTheme="majorBidi" w:hAnsiTheme="majorBidi" w:cstheme="majorBidi"/>
        </w:rPr>
        <w:t xml:space="preserve"> </w:t>
      </w:r>
      <w:r w:rsidR="007C7BA5" w:rsidRPr="007C7BA5">
        <w:rPr>
          <w:rFonts w:asciiTheme="majorBidi" w:hAnsiTheme="majorBidi" w:cstheme="majorBidi"/>
          <w:highlight w:val="yellow"/>
        </w:rPr>
        <w:t>Equation</w:t>
      </w:r>
      <w:r w:rsidR="00726BD4" w:rsidRPr="007C7BA5">
        <w:rPr>
          <w:rFonts w:asciiTheme="majorBidi" w:hAnsiTheme="majorBidi" w:cstheme="majorBidi"/>
          <w:highlight w:val="yellow"/>
          <w:lang w:val="en-GB"/>
        </w:rPr>
        <w:t xml:space="preserve"> </w:t>
      </w:r>
      <w:r w:rsidR="00FE1B32" w:rsidRPr="007C7BA5">
        <w:rPr>
          <w:rFonts w:asciiTheme="majorBidi" w:hAnsiTheme="majorBidi" w:cstheme="majorBidi"/>
          <w:highlight w:val="yellow"/>
        </w:rPr>
        <w:t>11</w:t>
      </w:r>
      <w:r w:rsidR="00C8052E" w:rsidRPr="00EA6C1B">
        <w:rPr>
          <w:rFonts w:asciiTheme="majorBidi" w:hAnsiTheme="majorBidi" w:cstheme="majorBidi"/>
        </w:rPr>
        <w:t xml:space="preserve"> </w:t>
      </w:r>
      <w:r w:rsidR="00726BD4" w:rsidRPr="00EA6C1B">
        <w:rPr>
          <w:rFonts w:asciiTheme="majorBidi" w:hAnsiTheme="majorBidi" w:cstheme="majorBidi"/>
        </w:rPr>
        <w:t>represents</w:t>
      </w:r>
      <w:r w:rsidR="00C8052E" w:rsidRPr="00EA6C1B">
        <w:rPr>
          <w:rFonts w:asciiTheme="majorBidi" w:hAnsiTheme="majorBidi" w:cstheme="majorBidi"/>
        </w:rPr>
        <w:t xml:space="preserve"> the </w:t>
      </w:r>
      <w:r w:rsidR="00726BD4" w:rsidRPr="00EA6C1B">
        <w:rPr>
          <w:rFonts w:asciiTheme="majorBidi" w:hAnsiTheme="majorBidi" w:cstheme="majorBidi"/>
        </w:rPr>
        <w:t>metric</w:t>
      </w:r>
      <w:r w:rsidR="00C8052E" w:rsidRPr="00EA6C1B">
        <w:rPr>
          <w:rFonts w:asciiTheme="majorBidi" w:hAnsiTheme="majorBidi" w:cstheme="majorBidi"/>
        </w:rPr>
        <w:t xml:space="preserve"> for </w:t>
      </w:r>
      <w:r w:rsidR="00726BD4" w:rsidRPr="00EA6C1B">
        <w:rPr>
          <w:rFonts w:asciiTheme="majorBidi" w:hAnsiTheme="majorBidi" w:cstheme="majorBidi"/>
          <w:i/>
          <w:iCs/>
        </w:rPr>
        <w:t>K</w:t>
      </w:r>
      <w:r w:rsidR="00970EA2" w:rsidRPr="00EA6C1B">
        <w:rPr>
          <w:rFonts w:asciiTheme="majorBidi" w:hAnsiTheme="majorBidi" w:cstheme="majorBidi"/>
        </w:rPr>
        <w:t xml:space="preserve">, </w:t>
      </w:r>
      <w:r w:rsidR="00970EA2" w:rsidRPr="00EA6C1B">
        <w:rPr>
          <w:rFonts w:asciiTheme="majorBidi" w:hAnsiTheme="majorBidi" w:cstheme="majorBidi"/>
          <w:noProof/>
        </w:rPr>
        <w:t>where</w:t>
      </w:r>
      <w:r w:rsidR="00970EA2" w:rsidRPr="00EA6C1B">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a</m:t>
            </m:r>
          </m:sub>
        </m:sSub>
      </m:oMath>
      <w:r w:rsidR="00970EA2" w:rsidRPr="00EA6C1B">
        <w:rPr>
          <w:rFonts w:asciiTheme="majorBidi" w:hAnsiTheme="majorBidi" w:cstheme="majorBidi"/>
        </w:rPr>
        <w:t xml:space="preserve"> is </w:t>
      </w:r>
      <w:r w:rsidR="00726BD4" w:rsidRPr="00EA6C1B">
        <w:rPr>
          <w:rFonts w:asciiTheme="majorBidi" w:hAnsiTheme="majorBidi" w:cstheme="majorBidi"/>
        </w:rPr>
        <w:t xml:space="preserve">the </w:t>
      </w:r>
      <w:r w:rsidR="00970EA2" w:rsidRPr="00EA6C1B">
        <w:rPr>
          <w:rFonts w:asciiTheme="majorBidi" w:hAnsiTheme="majorBidi" w:cstheme="majorBidi"/>
        </w:rPr>
        <w:t xml:space="preserve">proportion of trials </w:t>
      </w:r>
      <w:r w:rsidR="00726BD4" w:rsidRPr="00EA6C1B">
        <w:rPr>
          <w:rFonts w:asciiTheme="majorBidi" w:hAnsiTheme="majorBidi" w:cstheme="majorBidi"/>
        </w:rPr>
        <w:t>agreed by</w:t>
      </w:r>
      <w:r w:rsidR="00970EA2" w:rsidRPr="00EA6C1B">
        <w:rPr>
          <w:rFonts w:asciiTheme="majorBidi" w:hAnsiTheme="majorBidi" w:cstheme="majorBidi"/>
        </w:rPr>
        <w:t xml:space="preserve"> judges</w:t>
      </w:r>
      <w:r w:rsidR="00726BD4" w:rsidRPr="00EA6C1B">
        <w:rPr>
          <w:rFonts w:asciiTheme="majorBidi" w:hAnsiTheme="majorBidi" w:cstheme="majorBidi"/>
        </w:rPr>
        <w:t xml:space="preserve"> and </w:t>
      </w:r>
      <w:r w:rsidR="00970EA2" w:rsidRPr="00EA6C1B">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c</m:t>
            </m:r>
          </m:sub>
        </m:sSub>
      </m:oMath>
      <w:r w:rsidR="00970EA2" w:rsidRPr="00EA6C1B">
        <w:rPr>
          <w:rFonts w:asciiTheme="majorBidi" w:hAnsiTheme="majorBidi" w:cstheme="majorBidi"/>
        </w:rPr>
        <w:t xml:space="preserve">  </w:t>
      </w:r>
      <w:r w:rsidR="00726BD4" w:rsidRPr="00EA6C1B">
        <w:rPr>
          <w:rFonts w:asciiTheme="majorBidi" w:hAnsiTheme="majorBidi" w:cstheme="majorBidi"/>
        </w:rPr>
        <w:t xml:space="preserve">is the </w:t>
      </w:r>
      <w:r w:rsidR="00970EA2" w:rsidRPr="00EA6C1B">
        <w:rPr>
          <w:rFonts w:asciiTheme="majorBidi" w:hAnsiTheme="majorBidi" w:cstheme="majorBidi"/>
        </w:rPr>
        <w:t xml:space="preserve">proportion of trials in which agreement would be expected </w:t>
      </w:r>
      <w:r w:rsidR="005D5170" w:rsidRPr="00EA6C1B">
        <w:rPr>
          <w:rFonts w:asciiTheme="majorBidi" w:hAnsiTheme="majorBidi" w:cstheme="majorBidi"/>
        </w:rPr>
        <w:t>by</w:t>
      </w:r>
      <w:r w:rsidR="00970EA2" w:rsidRPr="00EA6C1B">
        <w:rPr>
          <w:rFonts w:asciiTheme="majorBidi" w:hAnsiTheme="majorBidi" w:cstheme="majorBidi"/>
        </w:rPr>
        <w:t xml:space="preserve"> chance.</w:t>
      </w:r>
      <w:r w:rsidR="004617E6" w:rsidRPr="00EA6C1B">
        <w:rPr>
          <w:rFonts w:asciiTheme="majorBidi" w:hAnsiTheme="majorBidi" w:cstheme="majorBidi"/>
        </w:rPr>
        <w:t xml:space="preserve"> </w:t>
      </w:r>
      <w:r w:rsidR="00533943" w:rsidRPr="00EA6C1B">
        <w:rPr>
          <w:rFonts w:asciiTheme="majorBidi" w:hAnsiTheme="majorBidi" w:cstheme="majorBidi"/>
        </w:rPr>
        <w:t xml:space="preserve">Interpretation of agreement strength </w:t>
      </w:r>
      <w:r w:rsidR="00054E9D"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{"citationItems":[{"id":"ITEM-1","itemData":{"author":[{"dropping-particle":"","family":"Landis","given":"J Richard","non-dropping-particle":"","parse-names":false,"suffix":""},{"dropping-particle":"","family":"Koch","given":"Gary G","non-dropping-particle":"","parse-names":false,"suffix":""}],"container-title":"biometrics","id":"ITEM-1","issued":{"date-parts":[["1977"]]},"page":"159-174","publisher":"JSTOR","title":"The measurement of observer agreement for categorical data","type":"article-journal"},"uris":["http://www.mendeley.com/documents/?uuid=f7f29294-fca2-4723-9ba7-73bda74e78f8","http://www.mendeley.com/documents/?uuid=b3cd01ad-3c0f-4db5-abd8-a472e4465132"]}],"mendeley":{"formattedCitation":"[26]","plainTextFormattedCitation":"[26]","previouslyFormattedCitation":"[18]"},"properties":{"noteIndex":0},"schema":"https://github.com/citation-style-language/schema/raw/master/csl-citation.json"}</w:instrText>
      </w:r>
      <w:r w:rsidR="00054E9D" w:rsidRPr="00EA6C1B">
        <w:rPr>
          <w:rFonts w:asciiTheme="majorBidi" w:hAnsiTheme="majorBidi" w:cstheme="majorBidi"/>
        </w:rPr>
        <w:fldChar w:fldCharType="separate"/>
      </w:r>
      <w:r w:rsidR="002463D6" w:rsidRPr="00EA6C1B">
        <w:rPr>
          <w:rFonts w:asciiTheme="majorBidi" w:hAnsiTheme="majorBidi" w:cstheme="majorBidi"/>
          <w:noProof/>
        </w:rPr>
        <w:t>[26]</w:t>
      </w:r>
      <w:r w:rsidR="00054E9D" w:rsidRPr="00EA6C1B">
        <w:rPr>
          <w:rFonts w:asciiTheme="majorBidi" w:hAnsiTheme="majorBidi" w:cstheme="majorBidi"/>
        </w:rPr>
        <w:fldChar w:fldCharType="end"/>
      </w:r>
      <w:r w:rsidR="00533943" w:rsidRPr="00EA6C1B">
        <w:rPr>
          <w:rFonts w:asciiTheme="majorBidi" w:hAnsiTheme="majorBidi" w:cstheme="majorBidi"/>
        </w:rPr>
        <w:t xml:space="preserve"> is indicated in </w:t>
      </w:r>
      <w:r w:rsidR="00533943" w:rsidRPr="00F44638">
        <w:rPr>
          <w:rFonts w:asciiTheme="majorBidi" w:hAnsiTheme="majorBidi" w:cstheme="majorBidi"/>
          <w:highlight w:val="yellow"/>
        </w:rPr>
        <w:t xml:space="preserve">Table </w:t>
      </w:r>
      <w:r w:rsidR="00C677ED" w:rsidRPr="00F44638">
        <w:rPr>
          <w:rFonts w:asciiTheme="majorBidi" w:hAnsiTheme="majorBidi" w:cstheme="majorBidi"/>
          <w:highlight w:val="yellow"/>
        </w:rPr>
        <w:t>5</w:t>
      </w:r>
      <w:r w:rsidR="00533943" w:rsidRPr="00F44638">
        <w:rPr>
          <w:rFonts w:asciiTheme="majorBidi" w:hAnsiTheme="majorBidi" w:cstheme="majorBidi"/>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020"/>
        <w:gridCol w:w="895"/>
      </w:tblGrid>
      <w:tr w:rsidR="00EA6C1B" w:rsidRPr="00EA6C1B" w14:paraId="3F1C85E8" w14:textId="77777777" w:rsidTr="00187F88">
        <w:tc>
          <w:tcPr>
            <w:tcW w:w="1435" w:type="dxa"/>
          </w:tcPr>
          <w:p w14:paraId="39828001"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w:p>
        </w:tc>
        <w:tc>
          <w:tcPr>
            <w:tcW w:w="7020" w:type="dxa"/>
          </w:tcPr>
          <w:p w14:paraId="5E75842C" w14:textId="35A3034D" w:rsidR="00175438" w:rsidRPr="00EA6C1B" w:rsidRDefault="00B93B89" w:rsidP="00187F88">
            <w:pPr>
              <w:pStyle w:val="NoSpacing"/>
              <w:shd w:val="clear" w:color="auto" w:fill="FFFFFF" w:themeFill="background1"/>
              <w:spacing w:line="360" w:lineRule="auto"/>
              <w:jc w:val="both"/>
              <w:rPr>
                <w:rFonts w:asciiTheme="majorBidi" w:hAnsiTheme="majorBidi" w:cstheme="majorBidi"/>
                <w:i/>
              </w:rPr>
            </w:pPr>
            <m:oMathPara>
              <m:oMath>
                <m:r>
                  <w:rPr>
                    <w:rFonts w:ascii="Cambria Math" w:hAnsi="Cambria Math" w:cstheme="majorBidi"/>
                  </w:rPr>
                  <m:t>K=</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a</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c</m:t>
                        </m:r>
                      </m:sub>
                    </m:sSub>
                  </m:num>
                  <m:den>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c</m:t>
                        </m:r>
                      </m:sub>
                    </m:sSub>
                  </m:den>
                </m:f>
              </m:oMath>
            </m:oMathPara>
          </w:p>
        </w:tc>
        <w:tc>
          <w:tcPr>
            <w:tcW w:w="895" w:type="dxa"/>
          </w:tcPr>
          <w:p w14:paraId="5D5C75B5" w14:textId="1584FD54" w:rsidR="00175438" w:rsidRPr="00EA6C1B" w:rsidRDefault="00175438" w:rsidP="00187F88">
            <w:pPr>
              <w:pStyle w:val="NoSpacing"/>
              <w:shd w:val="clear" w:color="auto" w:fill="FFFFFF" w:themeFill="background1"/>
              <w:spacing w:line="360" w:lineRule="auto"/>
              <w:jc w:val="right"/>
              <w:rPr>
                <w:rFonts w:asciiTheme="majorBidi" w:hAnsiTheme="majorBidi" w:cstheme="majorBidi"/>
                <w:iCs/>
                <w:sz w:val="24"/>
                <w:szCs w:val="24"/>
              </w:rPr>
            </w:pPr>
            <w:r w:rsidRPr="00EA6C1B">
              <w:rPr>
                <w:rFonts w:asciiTheme="majorBidi" w:hAnsiTheme="majorBidi" w:cstheme="majorBidi"/>
                <w:iCs/>
                <w:sz w:val="24"/>
                <w:szCs w:val="24"/>
              </w:rPr>
              <w:t>(</w:t>
            </w:r>
            <w:r w:rsidR="00A35E93" w:rsidRPr="00EA6C1B">
              <w:rPr>
                <w:rFonts w:asciiTheme="majorBidi" w:hAnsiTheme="majorBidi" w:cstheme="majorBidi"/>
                <w:iCs/>
                <w:sz w:val="24"/>
                <w:szCs w:val="24"/>
              </w:rPr>
              <w:t>1</w:t>
            </w:r>
            <w:r w:rsidR="00B93B89" w:rsidRPr="00EA6C1B">
              <w:rPr>
                <w:rFonts w:asciiTheme="majorBidi" w:hAnsiTheme="majorBidi" w:cstheme="majorBidi"/>
                <w:iCs/>
                <w:sz w:val="24"/>
                <w:szCs w:val="24"/>
              </w:rPr>
              <w:t>1</w:t>
            </w:r>
            <w:r w:rsidRPr="00EA6C1B">
              <w:rPr>
                <w:rFonts w:asciiTheme="majorBidi" w:hAnsiTheme="majorBidi" w:cstheme="majorBidi"/>
                <w:iCs/>
                <w:sz w:val="24"/>
                <w:szCs w:val="24"/>
              </w:rPr>
              <w:t>)</w:t>
            </w:r>
          </w:p>
        </w:tc>
      </w:tr>
    </w:tbl>
    <w:p w14:paraId="5133B3E7" w14:textId="4098DC1F" w:rsidR="00A86ECB" w:rsidRPr="00EA6C1B" w:rsidRDefault="00A86ECB" w:rsidP="00A86ECB">
      <w:pPr>
        <w:spacing w:before="100" w:beforeAutospacing="1" w:after="120" w:line="240"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Table 5</w:t>
      </w:r>
      <w:r w:rsidRPr="00EA6C1B">
        <w:rPr>
          <w:rFonts w:asciiTheme="majorBidi" w:eastAsia="Times New Roman" w:hAnsiTheme="majorBidi" w:cstheme="majorBidi"/>
          <w:sz w:val="20"/>
          <w:szCs w:val="20"/>
        </w:rPr>
        <w:t xml:space="preserve"> Interpretation of Cohen’s </w:t>
      </w:r>
      <w:r w:rsidR="00755176">
        <w:rPr>
          <w:rFonts w:asciiTheme="majorBidi" w:eastAsia="Times New Roman" w:hAnsiTheme="majorBidi" w:cstheme="majorBidi"/>
          <w:sz w:val="20"/>
          <w:szCs w:val="20"/>
        </w:rPr>
        <w:t>K</w:t>
      </w:r>
      <w:r w:rsidRPr="00EA6C1B">
        <w:rPr>
          <w:rFonts w:asciiTheme="majorBidi" w:eastAsia="Times New Roman" w:hAnsiTheme="majorBidi" w:cstheme="majorBidi"/>
          <w:sz w:val="20"/>
          <w:szCs w:val="20"/>
        </w:rPr>
        <w:t>appa statistic</w:t>
      </w:r>
    </w:p>
    <w:tbl>
      <w:tblPr>
        <w:tblStyle w:val="TableGrid"/>
        <w:tblW w:w="0" w:type="auto"/>
        <w:tblInd w:w="2518" w:type="dxa"/>
        <w:tblLook w:val="04A0" w:firstRow="1" w:lastRow="0" w:firstColumn="1" w:lastColumn="0" w:noHBand="0" w:noVBand="1"/>
      </w:tblPr>
      <w:tblGrid>
        <w:gridCol w:w="2551"/>
        <w:gridCol w:w="2694"/>
      </w:tblGrid>
      <w:tr w:rsidR="00EA6C1B" w:rsidRPr="00EA6C1B" w14:paraId="3D607E5D" w14:textId="77777777" w:rsidTr="00A86ECB">
        <w:tc>
          <w:tcPr>
            <w:tcW w:w="2551" w:type="dxa"/>
            <w:tcBorders>
              <w:left w:val="nil"/>
              <w:bottom w:val="single" w:sz="12" w:space="0" w:color="auto"/>
            </w:tcBorders>
          </w:tcPr>
          <w:p w14:paraId="72CCA493" w14:textId="316000E0"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Kappa</w:t>
            </w:r>
          </w:p>
        </w:tc>
        <w:tc>
          <w:tcPr>
            <w:tcW w:w="2694" w:type="dxa"/>
            <w:tcBorders>
              <w:bottom w:val="single" w:sz="12" w:space="0" w:color="auto"/>
              <w:right w:val="nil"/>
            </w:tcBorders>
          </w:tcPr>
          <w:p w14:paraId="2FD299BC" w14:textId="641F2586"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Strength of agreement</w:t>
            </w:r>
          </w:p>
        </w:tc>
      </w:tr>
      <w:tr w:rsidR="00EA6C1B" w:rsidRPr="00EA6C1B" w14:paraId="11A44D6D" w14:textId="77777777" w:rsidTr="00A86ECB">
        <w:tc>
          <w:tcPr>
            <w:tcW w:w="2551" w:type="dxa"/>
            <w:tcBorders>
              <w:top w:val="single" w:sz="12" w:space="0" w:color="auto"/>
              <w:left w:val="nil"/>
            </w:tcBorders>
          </w:tcPr>
          <w:p w14:paraId="39DC910C" w14:textId="0DA9B954"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&lt;0.00</w:t>
            </w:r>
          </w:p>
        </w:tc>
        <w:tc>
          <w:tcPr>
            <w:tcW w:w="2694" w:type="dxa"/>
            <w:tcBorders>
              <w:top w:val="single" w:sz="12" w:space="0" w:color="auto"/>
              <w:right w:val="nil"/>
            </w:tcBorders>
          </w:tcPr>
          <w:p w14:paraId="5DB55C57" w14:textId="0146A0B2"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Poor</w:t>
            </w:r>
          </w:p>
        </w:tc>
      </w:tr>
      <w:tr w:rsidR="00EA6C1B" w:rsidRPr="00EA6C1B" w14:paraId="065D635B" w14:textId="77777777" w:rsidTr="00A86ECB">
        <w:tc>
          <w:tcPr>
            <w:tcW w:w="2551" w:type="dxa"/>
            <w:tcBorders>
              <w:left w:val="nil"/>
            </w:tcBorders>
          </w:tcPr>
          <w:p w14:paraId="673AFD93" w14:textId="3B217D54"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0.00-0.2</w:t>
            </w:r>
          </w:p>
        </w:tc>
        <w:tc>
          <w:tcPr>
            <w:tcW w:w="2694" w:type="dxa"/>
            <w:tcBorders>
              <w:right w:val="nil"/>
            </w:tcBorders>
          </w:tcPr>
          <w:p w14:paraId="5D1EEC55" w14:textId="17970226"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Slight</w:t>
            </w:r>
          </w:p>
        </w:tc>
      </w:tr>
      <w:tr w:rsidR="00EA6C1B" w:rsidRPr="00EA6C1B" w14:paraId="08752636" w14:textId="77777777" w:rsidTr="00A86ECB">
        <w:tc>
          <w:tcPr>
            <w:tcW w:w="2551" w:type="dxa"/>
            <w:tcBorders>
              <w:left w:val="nil"/>
            </w:tcBorders>
          </w:tcPr>
          <w:p w14:paraId="47B951CE" w14:textId="01F6EF67"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0.21-0.40</w:t>
            </w:r>
          </w:p>
        </w:tc>
        <w:tc>
          <w:tcPr>
            <w:tcW w:w="2694" w:type="dxa"/>
            <w:tcBorders>
              <w:right w:val="nil"/>
            </w:tcBorders>
          </w:tcPr>
          <w:p w14:paraId="2B842B12" w14:textId="24E76C49"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Fair</w:t>
            </w:r>
          </w:p>
        </w:tc>
      </w:tr>
      <w:tr w:rsidR="00EA6C1B" w:rsidRPr="00EA6C1B" w14:paraId="73BC3E80" w14:textId="77777777" w:rsidTr="00A86ECB">
        <w:tc>
          <w:tcPr>
            <w:tcW w:w="2551" w:type="dxa"/>
            <w:tcBorders>
              <w:left w:val="nil"/>
            </w:tcBorders>
          </w:tcPr>
          <w:p w14:paraId="1147A2D6" w14:textId="4393385B"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0.41-0.60</w:t>
            </w:r>
          </w:p>
        </w:tc>
        <w:tc>
          <w:tcPr>
            <w:tcW w:w="2694" w:type="dxa"/>
            <w:tcBorders>
              <w:right w:val="nil"/>
            </w:tcBorders>
          </w:tcPr>
          <w:p w14:paraId="043EAE95" w14:textId="3FDBF47C"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Moderate</w:t>
            </w:r>
          </w:p>
        </w:tc>
      </w:tr>
      <w:tr w:rsidR="00EA6C1B" w:rsidRPr="00EA6C1B" w14:paraId="5B5609CD" w14:textId="77777777" w:rsidTr="00A86ECB">
        <w:tc>
          <w:tcPr>
            <w:tcW w:w="2551" w:type="dxa"/>
            <w:tcBorders>
              <w:left w:val="nil"/>
            </w:tcBorders>
          </w:tcPr>
          <w:p w14:paraId="17B6B36E" w14:textId="324FEF48"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0.61-0.80</w:t>
            </w:r>
          </w:p>
        </w:tc>
        <w:tc>
          <w:tcPr>
            <w:tcW w:w="2694" w:type="dxa"/>
            <w:tcBorders>
              <w:right w:val="nil"/>
            </w:tcBorders>
          </w:tcPr>
          <w:p w14:paraId="570E5169" w14:textId="602166BA"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Substational</w:t>
            </w:r>
          </w:p>
        </w:tc>
      </w:tr>
      <w:tr w:rsidR="00533943" w:rsidRPr="00EA6C1B" w14:paraId="4304ACF9" w14:textId="77777777" w:rsidTr="00A86ECB">
        <w:tc>
          <w:tcPr>
            <w:tcW w:w="2551" w:type="dxa"/>
            <w:tcBorders>
              <w:left w:val="nil"/>
            </w:tcBorders>
          </w:tcPr>
          <w:p w14:paraId="0EC2E374" w14:textId="531399C7"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0.81-1.00</w:t>
            </w:r>
          </w:p>
        </w:tc>
        <w:tc>
          <w:tcPr>
            <w:tcW w:w="2694" w:type="dxa"/>
            <w:tcBorders>
              <w:right w:val="nil"/>
            </w:tcBorders>
          </w:tcPr>
          <w:p w14:paraId="659C94C8" w14:textId="3A04E10A"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Almost perfect</w:t>
            </w:r>
          </w:p>
        </w:tc>
      </w:tr>
    </w:tbl>
    <w:p w14:paraId="11D91923" w14:textId="77777777" w:rsidR="00533943" w:rsidRPr="00EA6C1B" w:rsidRDefault="00533943" w:rsidP="00DE319B">
      <w:pPr>
        <w:pStyle w:val="NoSpacing"/>
        <w:shd w:val="clear" w:color="auto" w:fill="FFFFFF" w:themeFill="background1"/>
        <w:spacing w:before="120" w:after="120" w:line="360" w:lineRule="auto"/>
        <w:jc w:val="both"/>
        <w:rPr>
          <w:rFonts w:asciiTheme="majorBidi" w:hAnsiTheme="majorBidi" w:cstheme="majorBidi"/>
          <w:noProof/>
          <w:sz w:val="24"/>
          <w:szCs w:val="24"/>
        </w:rPr>
      </w:pPr>
    </w:p>
    <w:p w14:paraId="4F817CAD" w14:textId="3CCA13AE" w:rsidR="0094305B" w:rsidRPr="0094305B" w:rsidRDefault="0094305B" w:rsidP="00CC5694">
      <w:pPr>
        <w:pStyle w:val="NoSpacing"/>
        <w:numPr>
          <w:ilvl w:val="2"/>
          <w:numId w:val="16"/>
        </w:numPr>
        <w:shd w:val="clear" w:color="auto" w:fill="FFFFFF" w:themeFill="background1"/>
        <w:spacing w:before="120" w:after="120" w:line="360" w:lineRule="auto"/>
        <w:ind w:left="540" w:hanging="540"/>
        <w:jc w:val="both"/>
        <w:rPr>
          <w:rFonts w:asciiTheme="majorBidi" w:hAnsiTheme="majorBidi" w:cstheme="majorBidi"/>
          <w:b/>
          <w:bCs/>
          <w:noProof/>
          <w:sz w:val="24"/>
          <w:szCs w:val="24"/>
          <w:highlight w:val="yellow"/>
        </w:rPr>
      </w:pPr>
      <w:r w:rsidRPr="0094305B">
        <w:rPr>
          <w:rFonts w:asciiTheme="majorBidi" w:hAnsiTheme="majorBidi" w:cstheme="majorBidi"/>
          <w:b/>
          <w:bCs/>
          <w:noProof/>
          <w:sz w:val="24"/>
          <w:szCs w:val="24"/>
          <w:highlight w:val="yellow"/>
        </w:rPr>
        <w:t>Mean absolute error</w:t>
      </w:r>
    </w:p>
    <w:p w14:paraId="17E6F70C" w14:textId="3DA770F4" w:rsidR="00175438" w:rsidRPr="00EA6C1B" w:rsidRDefault="009F2515" w:rsidP="0094305B">
      <w:pPr>
        <w:pStyle w:val="NoSpacing"/>
        <w:shd w:val="clear" w:color="auto" w:fill="FFFFFF" w:themeFill="background1"/>
        <w:spacing w:before="120" w:after="120" w:line="360" w:lineRule="auto"/>
        <w:ind w:left="-14"/>
        <w:jc w:val="both"/>
        <w:rPr>
          <w:rFonts w:asciiTheme="majorBidi" w:hAnsiTheme="majorBidi" w:cstheme="majorBidi"/>
          <w:noProof/>
          <w:sz w:val="24"/>
          <w:szCs w:val="24"/>
        </w:rPr>
      </w:pPr>
      <w:r w:rsidRPr="00EA6C1B">
        <w:rPr>
          <w:rFonts w:asciiTheme="majorBidi" w:hAnsiTheme="majorBidi" w:cstheme="majorBidi"/>
          <w:noProof/>
        </w:rPr>
        <w:t>T</w:t>
      </w:r>
      <w:r w:rsidR="00175438" w:rsidRPr="00EA6C1B">
        <w:rPr>
          <w:rFonts w:asciiTheme="majorBidi" w:hAnsiTheme="majorBidi" w:cstheme="majorBidi"/>
          <w:noProof/>
        </w:rPr>
        <w:t xml:space="preserve">he Mean Absolute Error (MAE) </w:t>
      </w:r>
      <w:r w:rsidRPr="00EA6C1B">
        <w:rPr>
          <w:rFonts w:asciiTheme="majorBidi" w:hAnsiTheme="majorBidi" w:cstheme="majorBidi"/>
          <w:noProof/>
        </w:rPr>
        <w:t xml:space="preserve">is </w:t>
      </w:r>
      <w:r w:rsidR="00175438" w:rsidRPr="00EA6C1B">
        <w:rPr>
          <w:rFonts w:asciiTheme="majorBidi" w:hAnsiTheme="majorBidi" w:cstheme="majorBidi"/>
          <w:noProof/>
        </w:rPr>
        <w:t xml:space="preserve">used </w:t>
      </w:r>
      <w:r w:rsidR="00BA62C9" w:rsidRPr="00EA6C1B">
        <w:rPr>
          <w:rFonts w:asciiTheme="majorBidi" w:hAnsiTheme="majorBidi" w:cstheme="majorBidi"/>
          <w:noProof/>
          <w:lang w:val="en-GB"/>
        </w:rPr>
        <w:t xml:space="preserve">to </w:t>
      </w:r>
      <w:r w:rsidR="00175438" w:rsidRPr="00EA6C1B">
        <w:rPr>
          <w:rFonts w:asciiTheme="majorBidi" w:hAnsiTheme="majorBidi" w:cstheme="majorBidi"/>
          <w:noProof/>
        </w:rPr>
        <w:t xml:space="preserve">test the </w:t>
      </w:r>
      <w:r w:rsidR="00175438" w:rsidRPr="001F70AA">
        <w:rPr>
          <w:rFonts w:asciiTheme="majorBidi" w:hAnsiTheme="majorBidi" w:cstheme="majorBidi"/>
          <w:noProof/>
          <w:highlight w:val="yellow"/>
        </w:rPr>
        <w:t>mean absolute</w:t>
      </w:r>
      <w:r w:rsidR="00175438" w:rsidRPr="00EA6C1B">
        <w:rPr>
          <w:rFonts w:asciiTheme="majorBidi" w:hAnsiTheme="majorBidi" w:cstheme="majorBidi"/>
          <w:noProof/>
        </w:rPr>
        <w:t xml:space="preserve"> values of individual prediction errors over all instances in the test set.</w:t>
      </w:r>
      <w:r w:rsidR="007C7BA5">
        <w:rPr>
          <w:rFonts w:asciiTheme="majorBidi" w:hAnsiTheme="majorBidi" w:cstheme="majorBidi"/>
          <w:noProof/>
        </w:rPr>
        <w:t xml:space="preserve"> </w:t>
      </w:r>
      <w:r w:rsidR="007C7BA5" w:rsidRPr="007C7BA5">
        <w:rPr>
          <w:rFonts w:asciiTheme="majorBidi" w:hAnsiTheme="majorBidi" w:cstheme="majorBidi"/>
          <w:noProof/>
          <w:highlight w:val="yellow"/>
        </w:rPr>
        <w:t xml:space="preserve">Equation </w:t>
      </w:r>
      <w:r w:rsidR="00BA62C9" w:rsidRPr="007C7BA5">
        <w:rPr>
          <w:rFonts w:asciiTheme="majorBidi" w:hAnsiTheme="majorBidi" w:cstheme="majorBidi"/>
          <w:noProof/>
          <w:highlight w:val="yellow"/>
        </w:rPr>
        <w:t>1</w:t>
      </w:r>
      <w:r w:rsidR="00B93B89" w:rsidRPr="007C7BA5">
        <w:rPr>
          <w:rFonts w:asciiTheme="majorBidi" w:hAnsiTheme="majorBidi" w:cstheme="majorBidi"/>
          <w:noProof/>
          <w:highlight w:val="yellow"/>
        </w:rPr>
        <w:t>2</w:t>
      </w:r>
      <w:r w:rsidRPr="00EA6C1B">
        <w:rPr>
          <w:rFonts w:asciiTheme="majorBidi" w:hAnsiTheme="majorBidi" w:cstheme="majorBidi"/>
          <w:noProof/>
        </w:rPr>
        <w:t xml:space="preserve"> shows the </w:t>
      </w:r>
      <w:r w:rsidR="00BA62C9" w:rsidRPr="00EA6C1B">
        <w:rPr>
          <w:rFonts w:asciiTheme="majorBidi" w:hAnsiTheme="majorBidi" w:cstheme="majorBidi"/>
          <w:noProof/>
        </w:rPr>
        <w:t>MAE metric</w:t>
      </w:r>
      <w:r w:rsidR="00970EA2" w:rsidRPr="00EA6C1B">
        <w:rPr>
          <w:rFonts w:asciiTheme="majorBidi" w:hAnsiTheme="majorBidi" w:cstheme="majorBidi"/>
          <w:noProof/>
        </w:rPr>
        <w:t xml:space="preserve">, where </w:t>
      </w:r>
      <w:r w:rsidR="00970EA2" w:rsidRPr="00EA6C1B">
        <w:rPr>
          <w:rFonts w:asciiTheme="majorBidi" w:hAnsiTheme="majorBidi" w:cstheme="majorBidi"/>
          <w:i/>
          <w:iCs/>
          <w:noProof/>
        </w:rPr>
        <w:t>y</w:t>
      </w:r>
      <w:r w:rsidR="00970EA2" w:rsidRPr="00EA6C1B">
        <w:rPr>
          <w:rFonts w:asciiTheme="majorBidi" w:hAnsiTheme="majorBidi" w:cstheme="majorBidi"/>
          <w:i/>
          <w:iCs/>
          <w:noProof/>
          <w:vertAlign w:val="subscript"/>
        </w:rPr>
        <w:t>i</w:t>
      </w:r>
      <w:r w:rsidR="00970EA2" w:rsidRPr="00EA6C1B">
        <w:rPr>
          <w:rFonts w:asciiTheme="majorBidi" w:hAnsiTheme="majorBidi" w:cstheme="majorBidi"/>
          <w:noProof/>
          <w:vertAlign w:val="subscript"/>
        </w:rPr>
        <w:t xml:space="preserve"> </w:t>
      </w:r>
      <w:r w:rsidR="00BA62C9" w:rsidRPr="00EA6C1B">
        <w:rPr>
          <w:rFonts w:asciiTheme="majorBidi" w:hAnsiTheme="majorBidi" w:cstheme="majorBidi"/>
          <w:noProof/>
        </w:rPr>
        <w:t>represents</w:t>
      </w:r>
      <w:r w:rsidR="00970EA2" w:rsidRPr="00EA6C1B">
        <w:rPr>
          <w:rFonts w:asciiTheme="majorBidi" w:hAnsiTheme="majorBidi" w:cstheme="majorBidi"/>
          <w:noProof/>
        </w:rPr>
        <w:t xml:space="preserve"> the prediction value, </w:t>
      </w:r>
      <w:r w:rsidR="00970EA2" w:rsidRPr="00EA6C1B">
        <w:rPr>
          <w:rFonts w:asciiTheme="majorBidi" w:hAnsiTheme="majorBidi" w:cstheme="majorBidi"/>
          <w:i/>
          <w:iCs/>
          <w:noProof/>
        </w:rPr>
        <w:t>x</w:t>
      </w:r>
      <w:r w:rsidR="00970EA2" w:rsidRPr="00EA6C1B">
        <w:rPr>
          <w:rFonts w:asciiTheme="majorBidi" w:hAnsiTheme="majorBidi" w:cstheme="majorBidi"/>
          <w:i/>
          <w:iCs/>
          <w:noProof/>
          <w:vertAlign w:val="subscript"/>
        </w:rPr>
        <w:t>i</w:t>
      </w:r>
      <w:r w:rsidR="00970EA2" w:rsidRPr="00EA6C1B">
        <w:rPr>
          <w:rFonts w:asciiTheme="majorBidi" w:hAnsiTheme="majorBidi" w:cstheme="majorBidi"/>
          <w:i/>
          <w:iCs/>
          <w:noProof/>
        </w:rPr>
        <w:t xml:space="preserve"> </w:t>
      </w:r>
      <w:r w:rsidR="0015273F" w:rsidRPr="00EA6C1B">
        <w:rPr>
          <w:rFonts w:asciiTheme="majorBidi" w:hAnsiTheme="majorBidi" w:cstheme="majorBidi"/>
          <w:noProof/>
        </w:rPr>
        <w:t>represents</w:t>
      </w:r>
      <w:r w:rsidR="00970EA2" w:rsidRPr="00EA6C1B">
        <w:rPr>
          <w:rFonts w:asciiTheme="majorBidi" w:hAnsiTheme="majorBidi" w:cstheme="majorBidi"/>
          <w:noProof/>
        </w:rPr>
        <w:t xml:space="preserve"> the true value, and </w:t>
      </w:r>
      <w:r w:rsidR="00970EA2" w:rsidRPr="00EA6C1B">
        <w:rPr>
          <w:rFonts w:asciiTheme="majorBidi" w:hAnsiTheme="majorBidi" w:cstheme="majorBidi"/>
          <w:i/>
          <w:iCs/>
          <w:noProof/>
        </w:rPr>
        <w:t>n</w:t>
      </w:r>
      <w:r w:rsidR="00970EA2" w:rsidRPr="00EA6C1B">
        <w:rPr>
          <w:rFonts w:asciiTheme="majorBidi" w:hAnsiTheme="majorBidi" w:cstheme="majorBidi"/>
          <w:noProof/>
        </w:rPr>
        <w:t xml:space="preserve"> is the number of instances.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
        <w:gridCol w:w="8123"/>
        <w:gridCol w:w="616"/>
      </w:tblGrid>
      <w:tr w:rsidR="00EA6C1B" w:rsidRPr="00EA6C1B" w14:paraId="56D98A93" w14:textId="77777777" w:rsidTr="00E75C83">
        <w:tc>
          <w:tcPr>
            <w:tcW w:w="621" w:type="dxa"/>
          </w:tcPr>
          <w:p w14:paraId="2A3FBB6C"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w:p>
        </w:tc>
        <w:tc>
          <w:tcPr>
            <w:tcW w:w="8123" w:type="dxa"/>
          </w:tcPr>
          <w:p w14:paraId="6A05E0EB"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m:oMathPara>
              <m:oMath>
                <m:r>
                  <w:rPr>
                    <w:rFonts w:ascii="Cambria Math" w:hAnsi="Cambria Math" w:cstheme="majorBidi"/>
                    <w:sz w:val="24"/>
                    <w:szCs w:val="24"/>
                  </w:rPr>
                  <m:t xml:space="preserve">MAE= </m:t>
                </m:r>
                <m:f>
                  <m:fPr>
                    <m:ctrlPr>
                      <w:rPr>
                        <w:rFonts w:ascii="Cambria Math" w:hAnsi="Cambria Math" w:cstheme="majorBidi"/>
                        <w:i/>
                        <w:sz w:val="24"/>
                        <w:szCs w:val="24"/>
                      </w:rPr>
                    </m:ctrlPr>
                  </m:fPr>
                  <m:num>
                    <m:nary>
                      <m:naryPr>
                        <m:chr m:val="∑"/>
                        <m:limLoc m:val="subSup"/>
                        <m:grow m:val="1"/>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e>
                    </m:nary>
                  </m:num>
                  <m:den>
                    <m:r>
                      <w:rPr>
                        <w:rFonts w:ascii="Cambria Math" w:hAnsi="Cambria Math" w:cstheme="majorBidi"/>
                        <w:sz w:val="24"/>
                        <w:szCs w:val="24"/>
                      </w:rPr>
                      <m:t>n</m:t>
                    </m:r>
                  </m:den>
                </m:f>
              </m:oMath>
            </m:oMathPara>
          </w:p>
        </w:tc>
        <w:tc>
          <w:tcPr>
            <w:tcW w:w="616" w:type="dxa"/>
          </w:tcPr>
          <w:p w14:paraId="7E928A88" w14:textId="0CB97CF2" w:rsidR="00175438" w:rsidRPr="00EA6C1B" w:rsidRDefault="00175438" w:rsidP="00187F88">
            <w:pPr>
              <w:pStyle w:val="NoSpacing"/>
              <w:shd w:val="clear" w:color="auto" w:fill="FFFFFF" w:themeFill="background1"/>
              <w:spacing w:line="360" w:lineRule="auto"/>
              <w:jc w:val="right"/>
              <w:rPr>
                <w:rFonts w:asciiTheme="majorBidi" w:hAnsiTheme="majorBidi" w:cstheme="majorBidi"/>
                <w:iCs/>
                <w:sz w:val="24"/>
                <w:szCs w:val="24"/>
              </w:rPr>
            </w:pPr>
            <w:r w:rsidRPr="00EA6C1B">
              <w:rPr>
                <w:rFonts w:asciiTheme="majorBidi" w:hAnsiTheme="majorBidi" w:cstheme="majorBidi"/>
                <w:iCs/>
                <w:sz w:val="24"/>
                <w:szCs w:val="24"/>
              </w:rPr>
              <w:t>(1</w:t>
            </w:r>
            <w:r w:rsidR="00B93B89" w:rsidRPr="00EA6C1B">
              <w:rPr>
                <w:rFonts w:asciiTheme="majorBidi" w:hAnsiTheme="majorBidi" w:cstheme="majorBidi"/>
                <w:iCs/>
                <w:sz w:val="24"/>
                <w:szCs w:val="24"/>
              </w:rPr>
              <w:t>2</w:t>
            </w:r>
            <w:r w:rsidRPr="00EA6C1B">
              <w:rPr>
                <w:rFonts w:asciiTheme="majorBidi" w:hAnsiTheme="majorBidi" w:cstheme="majorBidi"/>
                <w:iCs/>
                <w:sz w:val="24"/>
                <w:szCs w:val="24"/>
              </w:rPr>
              <w:t>)</w:t>
            </w:r>
          </w:p>
        </w:tc>
      </w:tr>
    </w:tbl>
    <w:p w14:paraId="45C284EC" w14:textId="6A0DB58B" w:rsidR="002A5036" w:rsidRPr="00EA6C1B" w:rsidRDefault="002A5036" w:rsidP="00CC5694">
      <w:pPr>
        <w:pStyle w:val="Heading2"/>
        <w:spacing w:before="120" w:after="120" w:line="360" w:lineRule="auto"/>
        <w:ind w:left="540" w:hanging="540"/>
        <w:rPr>
          <w:rFonts w:asciiTheme="majorBidi" w:hAnsiTheme="majorBidi"/>
          <w:b/>
          <w:bCs/>
          <w:color w:val="auto"/>
          <w:sz w:val="28"/>
          <w:szCs w:val="28"/>
        </w:rPr>
      </w:pPr>
      <w:r w:rsidRPr="00EA6C1B">
        <w:rPr>
          <w:rFonts w:asciiTheme="majorBidi" w:hAnsiTheme="majorBidi"/>
          <w:b/>
          <w:bCs/>
          <w:color w:val="auto"/>
          <w:sz w:val="28"/>
          <w:szCs w:val="28"/>
        </w:rPr>
        <w:t>4.5</w:t>
      </w:r>
      <w:r w:rsidRPr="00EA6C1B">
        <w:rPr>
          <w:rFonts w:asciiTheme="majorBidi" w:hAnsiTheme="majorBidi"/>
          <w:b/>
          <w:bCs/>
          <w:color w:val="auto"/>
          <w:sz w:val="28"/>
          <w:szCs w:val="28"/>
        </w:rPr>
        <w:tab/>
        <w:t>Results</w:t>
      </w:r>
      <w:r w:rsidR="00DE319B">
        <w:rPr>
          <w:rFonts w:asciiTheme="majorBidi" w:hAnsiTheme="majorBidi"/>
          <w:b/>
          <w:bCs/>
          <w:color w:val="auto"/>
          <w:sz w:val="28"/>
          <w:szCs w:val="28"/>
        </w:rPr>
        <w:t xml:space="preserve"> </w:t>
      </w:r>
      <w:r w:rsidR="00DE319B" w:rsidRPr="00DE319B">
        <w:rPr>
          <w:rFonts w:asciiTheme="majorBidi" w:hAnsiTheme="majorBidi"/>
          <w:b/>
          <w:bCs/>
          <w:color w:val="auto"/>
          <w:sz w:val="28"/>
          <w:szCs w:val="28"/>
          <w:highlight w:val="yellow"/>
        </w:rPr>
        <w:t>and discussion</w:t>
      </w:r>
    </w:p>
    <w:p w14:paraId="65E1B3A9" w14:textId="56046EAF" w:rsidR="00931AB5" w:rsidRPr="00EA6C1B" w:rsidRDefault="00BE0AEB" w:rsidP="00DF7D63">
      <w:pPr>
        <w:spacing w:after="0" w:line="360" w:lineRule="auto"/>
        <w:jc w:val="both"/>
        <w:rPr>
          <w:rFonts w:asciiTheme="majorBidi" w:hAnsiTheme="majorBidi" w:cstheme="majorBidi"/>
        </w:rPr>
      </w:pPr>
      <w:r w:rsidRPr="00EA6C1B">
        <w:rPr>
          <w:rFonts w:asciiTheme="majorBidi" w:hAnsiTheme="majorBidi" w:cstheme="majorBidi"/>
          <w:lang w:bidi="ar-JO"/>
        </w:rPr>
        <w:t>In this section, the CFA</w:t>
      </w:r>
      <w:r w:rsidR="007D0CB0" w:rsidRPr="00EA6C1B">
        <w:rPr>
          <w:rFonts w:asciiTheme="majorBidi" w:hAnsiTheme="majorBidi" w:cstheme="majorBidi"/>
          <w:lang w:bidi="ar-JO"/>
        </w:rPr>
        <w:t xml:space="preserve"> </w:t>
      </w:r>
      <w:r w:rsidRPr="00EA6C1B">
        <w:rPr>
          <w:rFonts w:asciiTheme="majorBidi" w:hAnsiTheme="majorBidi" w:cstheme="majorBidi"/>
          <w:lang w:bidi="ar-JO"/>
        </w:rPr>
        <w:t>is evaluated</w:t>
      </w:r>
      <w:r w:rsidR="007D0CB0" w:rsidRPr="00EA6C1B">
        <w:rPr>
          <w:rFonts w:asciiTheme="majorBidi" w:hAnsiTheme="majorBidi" w:cstheme="majorBidi"/>
          <w:lang w:bidi="ar-JO"/>
        </w:rPr>
        <w:t xml:space="preserve"> against the GA</w:t>
      </w:r>
      <w:r w:rsidRPr="00EA6C1B">
        <w:rPr>
          <w:rFonts w:asciiTheme="majorBidi" w:hAnsiTheme="majorBidi" w:cstheme="majorBidi"/>
          <w:lang w:bidi="ar-JO"/>
        </w:rPr>
        <w:t xml:space="preserve"> using two datasets: PID and H</w:t>
      </w:r>
      <w:r w:rsidR="00D1383C" w:rsidRPr="00EA6C1B">
        <w:rPr>
          <w:rFonts w:asciiTheme="majorBidi" w:hAnsiTheme="majorBidi" w:cstheme="majorBidi"/>
          <w:lang w:bidi="ar-JO"/>
        </w:rPr>
        <w:t>F</w:t>
      </w:r>
      <w:r w:rsidRPr="00EA6C1B">
        <w:rPr>
          <w:rFonts w:asciiTheme="majorBidi" w:hAnsiTheme="majorBidi" w:cstheme="majorBidi"/>
          <w:lang w:bidi="ar-JO"/>
        </w:rPr>
        <w:t xml:space="preserve">D. </w:t>
      </w:r>
      <w:r w:rsidR="001F70AA" w:rsidRPr="001F70AA">
        <w:rPr>
          <w:rFonts w:asciiTheme="majorBidi" w:hAnsiTheme="majorBidi" w:cstheme="majorBidi"/>
          <w:highlight w:val="yellow"/>
          <w:lang w:bidi="ar-JO"/>
        </w:rPr>
        <w:t>To</w:t>
      </w:r>
      <w:r w:rsidRPr="00EA6C1B">
        <w:rPr>
          <w:rFonts w:asciiTheme="majorBidi" w:hAnsiTheme="majorBidi" w:cstheme="majorBidi"/>
          <w:lang w:bidi="ar-JO"/>
        </w:rPr>
        <w:t xml:space="preserve"> our knowledge, the GA is the only metaheuristic algorithm that has been utilized for detecting type 2 diabetes. Both algorithms, the CFA and GA, are evaluated using </w:t>
      </w:r>
      <w:r w:rsidR="008323FC" w:rsidRPr="00EA6C1B">
        <w:rPr>
          <w:rFonts w:asciiTheme="majorBidi" w:hAnsiTheme="majorBidi" w:cstheme="majorBidi"/>
          <w:lang w:bidi="ar-JO"/>
        </w:rPr>
        <w:t xml:space="preserve">six classifiers: </w:t>
      </w:r>
      <w:r w:rsidRPr="00EA6C1B">
        <w:rPr>
          <w:rFonts w:asciiTheme="majorBidi" w:hAnsiTheme="majorBidi" w:cstheme="majorBidi"/>
          <w:lang w:bidi="ar-JO"/>
        </w:rPr>
        <w:t>K-NN, RF</w:t>
      </w:r>
      <w:r w:rsidR="008323FC" w:rsidRPr="00EA6C1B">
        <w:rPr>
          <w:rFonts w:asciiTheme="majorBidi" w:hAnsiTheme="majorBidi" w:cstheme="majorBidi"/>
          <w:lang w:bidi="ar-JO"/>
        </w:rPr>
        <w:t xml:space="preserve">, </w:t>
      </w:r>
      <w:r w:rsidRPr="00EA6C1B">
        <w:rPr>
          <w:rFonts w:asciiTheme="majorBidi" w:hAnsiTheme="majorBidi" w:cstheme="majorBidi"/>
          <w:lang w:bidi="ar-JO"/>
        </w:rPr>
        <w:t>DT</w:t>
      </w:r>
      <w:r w:rsidR="008323FC" w:rsidRPr="00EA6C1B">
        <w:rPr>
          <w:rFonts w:asciiTheme="majorBidi" w:hAnsiTheme="majorBidi" w:cstheme="majorBidi"/>
          <w:lang w:bidi="ar-JO"/>
        </w:rPr>
        <w:t>, LR, SVM</w:t>
      </w:r>
      <w:r w:rsidR="001F70AA">
        <w:rPr>
          <w:rFonts w:asciiTheme="majorBidi" w:hAnsiTheme="majorBidi" w:cstheme="majorBidi"/>
          <w:lang w:bidi="ar-JO"/>
        </w:rPr>
        <w:t>,</w:t>
      </w:r>
      <w:r w:rsidR="008323FC" w:rsidRPr="00EA6C1B">
        <w:rPr>
          <w:rFonts w:asciiTheme="majorBidi" w:hAnsiTheme="majorBidi" w:cstheme="majorBidi"/>
          <w:lang w:bidi="ar-JO"/>
        </w:rPr>
        <w:t xml:space="preserve"> and NB</w:t>
      </w:r>
      <w:r w:rsidR="007D0CB0" w:rsidRPr="00EA6C1B">
        <w:rPr>
          <w:rFonts w:asciiTheme="majorBidi" w:hAnsiTheme="majorBidi" w:cstheme="majorBidi"/>
          <w:lang w:bidi="ar-JO"/>
        </w:rPr>
        <w:t xml:space="preserve">. </w:t>
      </w:r>
      <w:r w:rsidR="00D91A21" w:rsidRPr="00EA6C1B">
        <w:rPr>
          <w:rFonts w:asciiTheme="majorBidi" w:hAnsiTheme="majorBidi" w:cstheme="majorBidi"/>
          <w:lang w:bidi="ar-JO"/>
        </w:rPr>
        <w:t xml:space="preserve">The algorithms are trained on the same dataset with the same methodology to ensure </w:t>
      </w:r>
      <w:r w:rsidR="001F70AA" w:rsidRPr="001F70AA">
        <w:rPr>
          <w:rFonts w:asciiTheme="majorBidi" w:hAnsiTheme="majorBidi" w:cstheme="majorBidi"/>
          <w:highlight w:val="yellow"/>
          <w:lang w:bidi="ar-JO"/>
        </w:rPr>
        <w:t>the</w:t>
      </w:r>
      <w:r w:rsidR="001F70AA">
        <w:rPr>
          <w:rFonts w:asciiTheme="majorBidi" w:hAnsiTheme="majorBidi" w:cstheme="majorBidi"/>
          <w:lang w:bidi="ar-JO"/>
        </w:rPr>
        <w:t xml:space="preserve"> </w:t>
      </w:r>
      <w:r w:rsidR="00D91A21" w:rsidRPr="00EA6C1B">
        <w:rPr>
          <w:rFonts w:asciiTheme="majorBidi" w:hAnsiTheme="majorBidi" w:cstheme="majorBidi"/>
          <w:lang w:bidi="ar-JO"/>
        </w:rPr>
        <w:t xml:space="preserve">fairness of </w:t>
      </w:r>
      <w:r w:rsidR="001F70AA" w:rsidRPr="001F70AA">
        <w:rPr>
          <w:rFonts w:asciiTheme="majorBidi" w:hAnsiTheme="majorBidi" w:cstheme="majorBidi"/>
          <w:highlight w:val="yellow"/>
          <w:lang w:bidi="ar-JO"/>
        </w:rPr>
        <w:t>the</w:t>
      </w:r>
      <w:r w:rsidR="001F70AA">
        <w:rPr>
          <w:rFonts w:asciiTheme="majorBidi" w:hAnsiTheme="majorBidi" w:cstheme="majorBidi"/>
          <w:lang w:bidi="ar-JO"/>
        </w:rPr>
        <w:t xml:space="preserve"> </w:t>
      </w:r>
      <w:r w:rsidR="00D91A21" w:rsidRPr="00EA6C1B">
        <w:rPr>
          <w:rFonts w:asciiTheme="majorBidi" w:hAnsiTheme="majorBidi" w:cstheme="majorBidi"/>
          <w:lang w:bidi="ar-JO"/>
        </w:rPr>
        <w:t>results.</w:t>
      </w:r>
      <w:r w:rsidR="00507B3D" w:rsidRPr="00EA6C1B">
        <w:rPr>
          <w:rFonts w:asciiTheme="majorBidi" w:hAnsiTheme="majorBidi" w:cstheme="majorBidi"/>
          <w:lang w:bidi="ar-JO"/>
        </w:rPr>
        <w:t xml:space="preserve"> </w:t>
      </w:r>
      <w:r w:rsidR="00D91A21" w:rsidRPr="00EA6C1B">
        <w:rPr>
          <w:rFonts w:asciiTheme="majorBidi" w:hAnsiTheme="majorBidi" w:cstheme="majorBidi"/>
          <w:lang w:bidi="ar-JO"/>
        </w:rPr>
        <w:t xml:space="preserve">The </w:t>
      </w:r>
      <w:r w:rsidR="003A54EC" w:rsidRPr="00EA6C1B">
        <w:rPr>
          <w:rFonts w:asciiTheme="majorBidi" w:hAnsiTheme="majorBidi" w:cstheme="majorBidi"/>
          <w:lang w:bidi="ar-JO"/>
        </w:rPr>
        <w:t xml:space="preserve">classifiers are available in </w:t>
      </w:r>
      <w:r w:rsidR="001F70AA" w:rsidRPr="001F70AA">
        <w:rPr>
          <w:rFonts w:asciiTheme="majorBidi" w:hAnsiTheme="majorBidi" w:cstheme="majorBidi"/>
          <w:highlight w:val="yellow"/>
          <w:lang w:bidi="ar-JO"/>
        </w:rPr>
        <w:t>the</w:t>
      </w:r>
      <w:r w:rsidR="001F70AA">
        <w:rPr>
          <w:rFonts w:asciiTheme="majorBidi" w:hAnsiTheme="majorBidi" w:cstheme="majorBidi"/>
          <w:lang w:bidi="ar-JO"/>
        </w:rPr>
        <w:t xml:space="preserve"> </w:t>
      </w:r>
      <w:r w:rsidR="003A54EC" w:rsidRPr="00EA6C1B">
        <w:rPr>
          <w:rFonts w:asciiTheme="majorBidi" w:hAnsiTheme="majorBidi" w:cstheme="majorBidi"/>
          <w:lang w:bidi="ar-JO"/>
        </w:rPr>
        <w:t xml:space="preserve">scikit-learn library in </w:t>
      </w:r>
      <w:r w:rsidR="006B6609">
        <w:rPr>
          <w:rFonts w:asciiTheme="majorBidi" w:hAnsiTheme="majorBidi" w:cstheme="majorBidi"/>
          <w:lang w:bidi="ar-JO"/>
        </w:rPr>
        <w:t>P</w:t>
      </w:r>
      <w:r w:rsidR="003A54EC" w:rsidRPr="00EA6C1B">
        <w:rPr>
          <w:rFonts w:asciiTheme="majorBidi" w:hAnsiTheme="majorBidi" w:cstheme="majorBidi"/>
          <w:lang w:bidi="ar-JO"/>
        </w:rPr>
        <w:t xml:space="preserve">ython. </w:t>
      </w:r>
      <w:r w:rsidR="00635E6B" w:rsidRPr="00EA6C1B">
        <w:rPr>
          <w:rFonts w:asciiTheme="majorBidi" w:hAnsiTheme="majorBidi" w:cstheme="majorBidi"/>
        </w:rPr>
        <w:t xml:space="preserve">Python provides built-in libraries </w:t>
      </w:r>
      <w:r w:rsidR="003A54EC" w:rsidRPr="00EA6C1B">
        <w:rPr>
          <w:rFonts w:asciiTheme="majorBidi" w:hAnsiTheme="majorBidi" w:cstheme="majorBidi"/>
        </w:rPr>
        <w:t xml:space="preserve">that were used </w:t>
      </w:r>
      <w:r w:rsidR="00635E6B" w:rsidRPr="00EA6C1B">
        <w:rPr>
          <w:rFonts w:asciiTheme="majorBidi" w:hAnsiTheme="majorBidi" w:cstheme="majorBidi"/>
        </w:rPr>
        <w:t xml:space="preserve">to implement </w:t>
      </w:r>
      <w:r w:rsidR="003A54EC" w:rsidRPr="00EA6C1B">
        <w:rPr>
          <w:rFonts w:asciiTheme="majorBidi" w:hAnsiTheme="majorBidi" w:cstheme="majorBidi"/>
        </w:rPr>
        <w:t>the feature selection algorithms</w:t>
      </w:r>
      <w:r w:rsidR="00635E6B" w:rsidRPr="00EA6C1B">
        <w:rPr>
          <w:rFonts w:asciiTheme="majorBidi" w:hAnsiTheme="majorBidi" w:cstheme="majorBidi"/>
        </w:rPr>
        <w:t xml:space="preserve">. </w:t>
      </w:r>
      <w:r w:rsidR="00B44676" w:rsidRPr="00EA6C1B">
        <w:rPr>
          <w:rFonts w:asciiTheme="majorBidi" w:hAnsiTheme="majorBidi" w:cstheme="majorBidi"/>
        </w:rPr>
        <w:t xml:space="preserve">Table </w:t>
      </w:r>
      <w:r w:rsidR="00A86ECB" w:rsidRPr="00EA6C1B">
        <w:rPr>
          <w:rFonts w:asciiTheme="majorBidi" w:hAnsiTheme="majorBidi" w:cstheme="majorBidi"/>
        </w:rPr>
        <w:t>6</w:t>
      </w:r>
      <w:r w:rsidR="00B44676" w:rsidRPr="00EA6C1B">
        <w:rPr>
          <w:rFonts w:asciiTheme="majorBidi" w:hAnsiTheme="majorBidi" w:cstheme="majorBidi"/>
        </w:rPr>
        <w:t xml:space="preserve"> presents </w:t>
      </w:r>
      <w:r w:rsidR="006E095D" w:rsidRPr="00EA6C1B">
        <w:rPr>
          <w:rFonts w:asciiTheme="majorBidi" w:hAnsiTheme="majorBidi" w:cstheme="majorBidi"/>
        </w:rPr>
        <w:t xml:space="preserve">the </w:t>
      </w:r>
      <w:r w:rsidR="00A0048B" w:rsidRPr="00EA6C1B">
        <w:rPr>
          <w:rFonts w:asciiTheme="majorBidi" w:hAnsiTheme="majorBidi" w:cstheme="majorBidi"/>
        </w:rPr>
        <w:t xml:space="preserve">hardware </w:t>
      </w:r>
      <w:r w:rsidR="00DF7D63" w:rsidRPr="00EA6C1B">
        <w:rPr>
          <w:rFonts w:asciiTheme="majorBidi" w:hAnsiTheme="majorBidi" w:cstheme="majorBidi"/>
        </w:rPr>
        <w:t xml:space="preserve">and software </w:t>
      </w:r>
      <w:r w:rsidR="00A0048B" w:rsidRPr="00EA6C1B">
        <w:rPr>
          <w:rFonts w:asciiTheme="majorBidi" w:hAnsiTheme="majorBidi" w:cstheme="majorBidi"/>
        </w:rPr>
        <w:t>specifications</w:t>
      </w:r>
      <w:r w:rsidR="00DF7D63" w:rsidRPr="00EA6C1B">
        <w:rPr>
          <w:rFonts w:asciiTheme="majorBidi" w:hAnsiTheme="majorBidi" w:cstheme="majorBidi"/>
        </w:rPr>
        <w:t xml:space="preserve"> used in the implementation.</w:t>
      </w:r>
      <w:r w:rsidR="00A0048B" w:rsidRPr="00EA6C1B">
        <w:rPr>
          <w:rFonts w:asciiTheme="majorBidi" w:hAnsiTheme="majorBidi" w:cstheme="majorBidi"/>
        </w:rPr>
        <w:t xml:space="preserve"> </w:t>
      </w:r>
    </w:p>
    <w:p w14:paraId="1C24CEE5" w14:textId="3C412A65" w:rsidR="00931AB5" w:rsidRPr="00EA6C1B" w:rsidRDefault="00931AB5" w:rsidP="00931AB5">
      <w:pPr>
        <w:spacing w:line="240" w:lineRule="auto"/>
        <w:ind w:firstLine="720"/>
        <w:rPr>
          <w:rFonts w:asciiTheme="majorBidi" w:hAnsiTheme="majorBidi" w:cstheme="majorBidi"/>
          <w:sz w:val="20"/>
          <w:szCs w:val="20"/>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6</w:t>
      </w:r>
      <w:r w:rsidRPr="00EA6C1B">
        <w:rPr>
          <w:rFonts w:asciiTheme="majorBidi" w:hAnsiTheme="majorBidi" w:cstheme="majorBidi"/>
          <w:b/>
          <w:bCs/>
          <w:sz w:val="20"/>
          <w:szCs w:val="20"/>
        </w:rPr>
        <w:t xml:space="preserve"> </w:t>
      </w:r>
      <w:r w:rsidRPr="00EA6C1B">
        <w:rPr>
          <w:rFonts w:asciiTheme="majorBidi" w:hAnsiTheme="majorBidi" w:cstheme="majorBidi"/>
          <w:sz w:val="20"/>
          <w:szCs w:val="20"/>
        </w:rPr>
        <w:t>Hardware, software, and tools used in the implementation</w:t>
      </w:r>
    </w:p>
    <w:tbl>
      <w:tblPr>
        <w:tblStyle w:val="TableGrid"/>
        <w:tblW w:w="7151" w:type="dxa"/>
        <w:tblInd w:w="612" w:type="dxa"/>
        <w:tblLook w:val="04A0" w:firstRow="1" w:lastRow="0" w:firstColumn="1" w:lastColumn="0" w:noHBand="0" w:noVBand="1"/>
      </w:tblPr>
      <w:tblGrid>
        <w:gridCol w:w="2699"/>
        <w:gridCol w:w="4452"/>
      </w:tblGrid>
      <w:tr w:rsidR="00EA6C1B" w:rsidRPr="00EA6C1B" w14:paraId="3683C568" w14:textId="77777777" w:rsidTr="00EA22EF">
        <w:tc>
          <w:tcPr>
            <w:tcW w:w="2699" w:type="dxa"/>
            <w:tcBorders>
              <w:top w:val="single" w:sz="4" w:space="0" w:color="auto"/>
              <w:left w:val="nil"/>
              <w:bottom w:val="single" w:sz="12" w:space="0" w:color="auto"/>
              <w:right w:val="nil"/>
            </w:tcBorders>
            <w:shd w:val="clear" w:color="auto" w:fill="FFFFFF" w:themeFill="background1"/>
            <w:vAlign w:val="center"/>
          </w:tcPr>
          <w:p w14:paraId="4B21E621"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Hardware</w:t>
            </w:r>
          </w:p>
        </w:tc>
        <w:tc>
          <w:tcPr>
            <w:tcW w:w="4452" w:type="dxa"/>
            <w:tcBorders>
              <w:top w:val="single" w:sz="4" w:space="0" w:color="auto"/>
              <w:left w:val="nil"/>
              <w:bottom w:val="single" w:sz="12" w:space="0" w:color="auto"/>
              <w:right w:val="nil"/>
            </w:tcBorders>
            <w:shd w:val="clear" w:color="auto" w:fill="FFFFFF" w:themeFill="background1"/>
            <w:vAlign w:val="center"/>
          </w:tcPr>
          <w:p w14:paraId="6E867001"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Description</w:t>
            </w:r>
          </w:p>
        </w:tc>
      </w:tr>
      <w:tr w:rsidR="00EA6C1B" w:rsidRPr="00EA6C1B" w14:paraId="752DC9ED" w14:textId="77777777" w:rsidTr="00EA22EF">
        <w:tc>
          <w:tcPr>
            <w:tcW w:w="2699" w:type="dxa"/>
            <w:tcBorders>
              <w:top w:val="single" w:sz="12" w:space="0" w:color="auto"/>
              <w:left w:val="nil"/>
              <w:bottom w:val="nil"/>
              <w:right w:val="nil"/>
            </w:tcBorders>
            <w:vAlign w:val="center"/>
          </w:tcPr>
          <w:p w14:paraId="7839081C"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Processor </w:t>
            </w:r>
          </w:p>
        </w:tc>
        <w:tc>
          <w:tcPr>
            <w:tcW w:w="4452" w:type="dxa"/>
            <w:tcBorders>
              <w:top w:val="single" w:sz="12" w:space="0" w:color="auto"/>
              <w:left w:val="nil"/>
              <w:bottom w:val="nil"/>
              <w:right w:val="nil"/>
            </w:tcBorders>
            <w:vAlign w:val="center"/>
          </w:tcPr>
          <w:p w14:paraId="3EF91880"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Intel(R) Core (TM) i7-6700HQ CPU @ 2.60GHz  </w:t>
            </w:r>
          </w:p>
        </w:tc>
      </w:tr>
      <w:tr w:rsidR="00EA6C1B" w:rsidRPr="00EA6C1B" w14:paraId="2038CF12" w14:textId="77777777" w:rsidTr="00EA22EF">
        <w:tc>
          <w:tcPr>
            <w:tcW w:w="2699" w:type="dxa"/>
            <w:tcBorders>
              <w:top w:val="nil"/>
              <w:left w:val="nil"/>
              <w:bottom w:val="nil"/>
              <w:right w:val="nil"/>
            </w:tcBorders>
            <w:vAlign w:val="center"/>
          </w:tcPr>
          <w:p w14:paraId="78A88AB8"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Memory (RAM)</w:t>
            </w:r>
          </w:p>
        </w:tc>
        <w:tc>
          <w:tcPr>
            <w:tcW w:w="4452" w:type="dxa"/>
            <w:tcBorders>
              <w:top w:val="nil"/>
              <w:left w:val="nil"/>
              <w:bottom w:val="nil"/>
              <w:right w:val="nil"/>
            </w:tcBorders>
            <w:vAlign w:val="center"/>
          </w:tcPr>
          <w:p w14:paraId="74DEBE56"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16.0 GB</w:t>
            </w:r>
          </w:p>
        </w:tc>
      </w:tr>
      <w:tr w:rsidR="00EA6C1B" w:rsidRPr="00EA6C1B" w14:paraId="13F8FD59" w14:textId="77777777" w:rsidTr="00EA22EF">
        <w:tc>
          <w:tcPr>
            <w:tcW w:w="2699" w:type="dxa"/>
            <w:tcBorders>
              <w:top w:val="nil"/>
              <w:left w:val="nil"/>
              <w:bottom w:val="nil"/>
              <w:right w:val="nil"/>
            </w:tcBorders>
            <w:vAlign w:val="center"/>
          </w:tcPr>
          <w:p w14:paraId="3E6CB9AF"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Hard Disk Storage</w:t>
            </w:r>
          </w:p>
        </w:tc>
        <w:tc>
          <w:tcPr>
            <w:tcW w:w="4452" w:type="dxa"/>
            <w:tcBorders>
              <w:top w:val="nil"/>
              <w:left w:val="nil"/>
              <w:bottom w:val="nil"/>
              <w:right w:val="nil"/>
            </w:tcBorders>
            <w:vAlign w:val="center"/>
          </w:tcPr>
          <w:p w14:paraId="6C1C47BD"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2 terabytes</w:t>
            </w:r>
          </w:p>
        </w:tc>
      </w:tr>
      <w:tr w:rsidR="00EA6C1B" w:rsidRPr="00EA6C1B" w14:paraId="296CEACF" w14:textId="77777777" w:rsidTr="00EA22EF">
        <w:tc>
          <w:tcPr>
            <w:tcW w:w="2699" w:type="dxa"/>
            <w:tcBorders>
              <w:top w:val="nil"/>
              <w:left w:val="nil"/>
              <w:bottom w:val="single" w:sz="4" w:space="0" w:color="auto"/>
              <w:right w:val="nil"/>
            </w:tcBorders>
            <w:vAlign w:val="center"/>
          </w:tcPr>
          <w:p w14:paraId="521BF129"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Cache Memory</w:t>
            </w:r>
          </w:p>
        </w:tc>
        <w:tc>
          <w:tcPr>
            <w:tcW w:w="4452" w:type="dxa"/>
            <w:tcBorders>
              <w:top w:val="nil"/>
              <w:left w:val="nil"/>
              <w:bottom w:val="single" w:sz="4" w:space="0" w:color="auto"/>
              <w:right w:val="nil"/>
            </w:tcBorders>
            <w:vAlign w:val="center"/>
          </w:tcPr>
          <w:p w14:paraId="14FF83B8"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6 MB Cache</w:t>
            </w:r>
          </w:p>
        </w:tc>
      </w:tr>
      <w:tr w:rsidR="00EA6C1B" w:rsidRPr="00EA6C1B" w14:paraId="467402B3" w14:textId="77777777" w:rsidTr="00EA22EF">
        <w:tc>
          <w:tcPr>
            <w:tcW w:w="2699" w:type="dxa"/>
            <w:tcBorders>
              <w:top w:val="single" w:sz="4" w:space="0" w:color="auto"/>
              <w:left w:val="nil"/>
              <w:bottom w:val="single" w:sz="12" w:space="0" w:color="auto"/>
              <w:right w:val="nil"/>
            </w:tcBorders>
            <w:shd w:val="clear" w:color="auto" w:fill="FFFFFF" w:themeFill="background1"/>
          </w:tcPr>
          <w:p w14:paraId="5278CD2E"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Software</w:t>
            </w:r>
          </w:p>
        </w:tc>
        <w:tc>
          <w:tcPr>
            <w:tcW w:w="4452" w:type="dxa"/>
            <w:tcBorders>
              <w:top w:val="single" w:sz="4" w:space="0" w:color="auto"/>
              <w:left w:val="nil"/>
              <w:bottom w:val="single" w:sz="12" w:space="0" w:color="auto"/>
              <w:right w:val="nil"/>
            </w:tcBorders>
            <w:shd w:val="clear" w:color="auto" w:fill="FFFFFF" w:themeFill="background1"/>
          </w:tcPr>
          <w:p w14:paraId="7F645093"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Description</w:t>
            </w:r>
          </w:p>
        </w:tc>
      </w:tr>
      <w:tr w:rsidR="00EA6C1B" w:rsidRPr="00EA6C1B" w14:paraId="09786136" w14:textId="77777777" w:rsidTr="00EA22EF">
        <w:tc>
          <w:tcPr>
            <w:tcW w:w="2699" w:type="dxa"/>
            <w:tcBorders>
              <w:top w:val="single" w:sz="12" w:space="0" w:color="auto"/>
              <w:left w:val="nil"/>
              <w:bottom w:val="nil"/>
              <w:right w:val="nil"/>
            </w:tcBorders>
          </w:tcPr>
          <w:p w14:paraId="6B986B0F"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System type</w:t>
            </w:r>
          </w:p>
        </w:tc>
        <w:tc>
          <w:tcPr>
            <w:tcW w:w="4452" w:type="dxa"/>
            <w:tcBorders>
              <w:top w:val="single" w:sz="12" w:space="0" w:color="auto"/>
              <w:left w:val="nil"/>
              <w:bottom w:val="nil"/>
              <w:right w:val="nil"/>
            </w:tcBorders>
          </w:tcPr>
          <w:p w14:paraId="51501D14"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64-bit Operating System</w:t>
            </w:r>
          </w:p>
        </w:tc>
      </w:tr>
      <w:tr w:rsidR="00EA6C1B" w:rsidRPr="00EA6C1B" w14:paraId="0AD97BB3" w14:textId="77777777" w:rsidTr="00EA22EF">
        <w:tc>
          <w:tcPr>
            <w:tcW w:w="2699" w:type="dxa"/>
            <w:tcBorders>
              <w:top w:val="nil"/>
              <w:left w:val="nil"/>
              <w:bottom w:val="nil"/>
              <w:right w:val="nil"/>
            </w:tcBorders>
          </w:tcPr>
          <w:p w14:paraId="6A35F908"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Operating System </w:t>
            </w:r>
          </w:p>
        </w:tc>
        <w:tc>
          <w:tcPr>
            <w:tcW w:w="4452" w:type="dxa"/>
            <w:tcBorders>
              <w:top w:val="nil"/>
              <w:left w:val="nil"/>
              <w:bottom w:val="nil"/>
              <w:right w:val="nil"/>
            </w:tcBorders>
          </w:tcPr>
          <w:p w14:paraId="339F8C63"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Windows 10</w:t>
            </w:r>
          </w:p>
        </w:tc>
      </w:tr>
      <w:tr w:rsidR="00EA6C1B" w:rsidRPr="00EA6C1B" w14:paraId="1F588B08" w14:textId="77777777" w:rsidTr="00EA22EF">
        <w:tc>
          <w:tcPr>
            <w:tcW w:w="2699" w:type="dxa"/>
            <w:tcBorders>
              <w:top w:val="nil"/>
              <w:left w:val="nil"/>
              <w:bottom w:val="nil"/>
              <w:right w:val="nil"/>
            </w:tcBorders>
          </w:tcPr>
          <w:p w14:paraId="546B2B50"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Programming language </w:t>
            </w:r>
          </w:p>
        </w:tc>
        <w:tc>
          <w:tcPr>
            <w:tcW w:w="4452" w:type="dxa"/>
            <w:tcBorders>
              <w:top w:val="nil"/>
              <w:left w:val="nil"/>
              <w:bottom w:val="nil"/>
              <w:right w:val="nil"/>
            </w:tcBorders>
          </w:tcPr>
          <w:p w14:paraId="2E697920" w14:textId="5DB2F318" w:rsidR="00931AB5"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Python</w:t>
            </w:r>
          </w:p>
        </w:tc>
      </w:tr>
      <w:tr w:rsidR="00EA6C1B" w:rsidRPr="00EA6C1B" w14:paraId="594D6DB3" w14:textId="77777777" w:rsidTr="00EA22EF">
        <w:tc>
          <w:tcPr>
            <w:tcW w:w="2699" w:type="dxa"/>
            <w:tcBorders>
              <w:top w:val="nil"/>
              <w:left w:val="nil"/>
              <w:bottom w:val="nil"/>
              <w:right w:val="nil"/>
            </w:tcBorders>
          </w:tcPr>
          <w:p w14:paraId="7152B8BA" w14:textId="030A1176" w:rsidR="00635E6B"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Environment</w:t>
            </w:r>
          </w:p>
        </w:tc>
        <w:tc>
          <w:tcPr>
            <w:tcW w:w="4452" w:type="dxa"/>
            <w:tcBorders>
              <w:top w:val="nil"/>
              <w:left w:val="nil"/>
              <w:bottom w:val="nil"/>
              <w:right w:val="nil"/>
            </w:tcBorders>
          </w:tcPr>
          <w:p w14:paraId="0D85990E" w14:textId="349B436F" w:rsidR="00635E6B"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Anaconda</w:t>
            </w:r>
          </w:p>
        </w:tc>
      </w:tr>
      <w:tr w:rsidR="00E72F09" w:rsidRPr="00EA6C1B" w14:paraId="6841AE27" w14:textId="77777777" w:rsidTr="00EA22EF">
        <w:tc>
          <w:tcPr>
            <w:tcW w:w="2699" w:type="dxa"/>
            <w:tcBorders>
              <w:top w:val="nil"/>
              <w:left w:val="nil"/>
              <w:bottom w:val="single" w:sz="4" w:space="0" w:color="auto"/>
              <w:right w:val="nil"/>
            </w:tcBorders>
          </w:tcPr>
          <w:p w14:paraId="22DA738C"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IDE</w:t>
            </w:r>
          </w:p>
        </w:tc>
        <w:tc>
          <w:tcPr>
            <w:tcW w:w="4452" w:type="dxa"/>
            <w:tcBorders>
              <w:top w:val="nil"/>
              <w:left w:val="nil"/>
              <w:bottom w:val="single" w:sz="4" w:space="0" w:color="auto"/>
              <w:right w:val="nil"/>
            </w:tcBorders>
          </w:tcPr>
          <w:p w14:paraId="318F79D5" w14:textId="6D17BAC6" w:rsidR="00931AB5"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Pycharm</w:t>
            </w:r>
          </w:p>
        </w:tc>
      </w:tr>
    </w:tbl>
    <w:p w14:paraId="500167D4" w14:textId="77777777" w:rsidR="00931AB5" w:rsidRPr="00EA6C1B" w:rsidRDefault="00931AB5" w:rsidP="00310700">
      <w:pPr>
        <w:spacing w:after="0" w:line="360" w:lineRule="auto"/>
        <w:jc w:val="both"/>
        <w:rPr>
          <w:rFonts w:asciiTheme="majorBidi" w:hAnsiTheme="majorBidi" w:cstheme="majorBidi"/>
        </w:rPr>
      </w:pPr>
    </w:p>
    <w:p w14:paraId="679CD26F" w14:textId="59AA8BD8" w:rsidR="0042493A" w:rsidRPr="00EA6C1B" w:rsidRDefault="00DF7D63" w:rsidP="00CB46D2">
      <w:pPr>
        <w:spacing w:line="360" w:lineRule="auto"/>
        <w:ind w:firstLine="720"/>
        <w:jc w:val="both"/>
        <w:rPr>
          <w:rFonts w:asciiTheme="majorBidi" w:hAnsiTheme="majorBidi" w:cstheme="majorBidi"/>
        </w:rPr>
      </w:pPr>
      <w:r w:rsidRPr="00EA6C1B">
        <w:rPr>
          <w:rFonts w:asciiTheme="majorBidi" w:hAnsiTheme="majorBidi" w:cstheme="majorBidi"/>
        </w:rPr>
        <w:t>The implementation of the CFA uses several</w:t>
      </w:r>
      <w:r w:rsidR="001055E2" w:rsidRPr="00EA6C1B">
        <w:rPr>
          <w:rFonts w:asciiTheme="majorBidi" w:hAnsiTheme="majorBidi" w:cstheme="majorBidi"/>
        </w:rPr>
        <w:t xml:space="preserve"> </w:t>
      </w:r>
      <w:r w:rsidR="00BF7696" w:rsidRPr="00EA6C1B">
        <w:rPr>
          <w:rFonts w:asciiTheme="majorBidi" w:hAnsiTheme="majorBidi" w:cstheme="majorBidi"/>
        </w:rPr>
        <w:t xml:space="preserve">input </w:t>
      </w:r>
      <w:r w:rsidR="001055E2" w:rsidRPr="00EA6C1B">
        <w:rPr>
          <w:rFonts w:asciiTheme="majorBidi" w:hAnsiTheme="majorBidi" w:cstheme="majorBidi"/>
        </w:rPr>
        <w:t>parameter</w:t>
      </w:r>
      <w:r w:rsidR="00FA6A24" w:rsidRPr="00EA6C1B">
        <w:rPr>
          <w:rFonts w:asciiTheme="majorBidi" w:hAnsiTheme="majorBidi" w:cstheme="majorBidi"/>
        </w:rPr>
        <w:t>s</w:t>
      </w:r>
      <w:r w:rsidR="00BF7696" w:rsidRPr="00EA6C1B">
        <w:rPr>
          <w:rFonts w:asciiTheme="majorBidi" w:hAnsiTheme="majorBidi" w:cstheme="majorBidi"/>
        </w:rPr>
        <w:t xml:space="preserve"> (line 1 in Algorithm I)</w:t>
      </w:r>
      <w:r w:rsidR="00FC096D" w:rsidRPr="00EA6C1B">
        <w:rPr>
          <w:rFonts w:asciiTheme="majorBidi" w:hAnsiTheme="majorBidi" w:cstheme="majorBidi"/>
        </w:rPr>
        <w:t>.</w:t>
      </w:r>
      <w:r w:rsidRPr="00EA6C1B">
        <w:rPr>
          <w:rFonts w:asciiTheme="majorBidi" w:hAnsiTheme="majorBidi" w:cstheme="majorBidi"/>
        </w:rPr>
        <w:t xml:space="preserve"> </w:t>
      </w:r>
      <w:r w:rsidRPr="002E393D">
        <w:rPr>
          <w:rFonts w:asciiTheme="majorBidi" w:hAnsiTheme="majorBidi" w:cstheme="majorBidi"/>
          <w:highlight w:val="green"/>
        </w:rPr>
        <w:t xml:space="preserve">Table </w:t>
      </w:r>
      <w:r w:rsidR="00F34F9C" w:rsidRPr="002E393D">
        <w:rPr>
          <w:rFonts w:asciiTheme="majorBidi" w:hAnsiTheme="majorBidi" w:cstheme="majorBidi"/>
          <w:highlight w:val="green"/>
        </w:rPr>
        <w:t>7</w:t>
      </w:r>
      <w:r w:rsidRPr="002E393D">
        <w:rPr>
          <w:rFonts w:asciiTheme="majorBidi" w:hAnsiTheme="majorBidi" w:cstheme="majorBidi"/>
          <w:highlight w:val="green"/>
        </w:rPr>
        <w:t xml:space="preserve"> describes the input parameters</w:t>
      </w:r>
      <w:r w:rsidR="008323FC" w:rsidRPr="002E393D">
        <w:rPr>
          <w:rFonts w:asciiTheme="majorBidi" w:hAnsiTheme="majorBidi" w:cstheme="majorBidi"/>
          <w:highlight w:val="green"/>
        </w:rPr>
        <w:t xml:space="preserve"> used in the implementation</w:t>
      </w:r>
      <w:r w:rsidRPr="002E393D">
        <w:rPr>
          <w:rFonts w:asciiTheme="majorBidi" w:hAnsiTheme="majorBidi" w:cstheme="majorBidi"/>
          <w:highlight w:val="green"/>
        </w:rPr>
        <w:t xml:space="preserve"> and their </w:t>
      </w:r>
      <w:commentRangeStart w:id="1"/>
      <w:r w:rsidRPr="002E393D">
        <w:rPr>
          <w:rFonts w:asciiTheme="majorBidi" w:hAnsiTheme="majorBidi" w:cstheme="majorBidi"/>
          <w:highlight w:val="green"/>
        </w:rPr>
        <w:t>values</w:t>
      </w:r>
      <w:commentRangeEnd w:id="1"/>
      <w:r w:rsidR="000C2450">
        <w:rPr>
          <w:rStyle w:val="CommentReference"/>
        </w:rPr>
        <w:commentReference w:id="1"/>
      </w:r>
      <w:r w:rsidRPr="002E393D">
        <w:rPr>
          <w:rFonts w:asciiTheme="majorBidi" w:hAnsiTheme="majorBidi" w:cstheme="majorBidi"/>
          <w:highlight w:val="green"/>
        </w:rPr>
        <w:t>.</w:t>
      </w:r>
      <w:ins w:id="2" w:author="omen" w:date="2022-04-12T18:10:00Z">
        <w:r w:rsidR="00CB46D2">
          <w:rPr>
            <w:rFonts w:asciiTheme="majorBidi" w:hAnsiTheme="majorBidi" w:cstheme="majorBidi"/>
          </w:rPr>
          <w:t xml:space="preserve"> This value </w:t>
        </w:r>
      </w:ins>
      <w:ins w:id="3" w:author="omen" w:date="2022-04-12T18:11:00Z">
        <w:r w:rsidR="00CB46D2">
          <w:t>got them by experiments.</w:t>
        </w:r>
      </w:ins>
    </w:p>
    <w:p w14:paraId="26282B27" w14:textId="15C0DF31" w:rsidR="00931AB5" w:rsidRPr="00EA6C1B" w:rsidRDefault="00931AB5" w:rsidP="00931AB5">
      <w:pPr>
        <w:spacing w:line="240" w:lineRule="auto"/>
        <w:ind w:firstLine="720"/>
        <w:rPr>
          <w:rFonts w:asciiTheme="majorBidi" w:hAnsiTheme="majorBidi" w:cstheme="majorBidi"/>
          <w:sz w:val="20"/>
          <w:szCs w:val="20"/>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7</w:t>
      </w:r>
      <w:r w:rsidRPr="00EA6C1B">
        <w:rPr>
          <w:rFonts w:asciiTheme="majorBidi" w:hAnsiTheme="majorBidi" w:cstheme="majorBidi"/>
          <w:b/>
          <w:bCs/>
          <w:sz w:val="20"/>
          <w:szCs w:val="20"/>
        </w:rPr>
        <w:t xml:space="preserve"> </w:t>
      </w:r>
      <w:r w:rsidR="00BF7696" w:rsidRPr="00EA6C1B">
        <w:rPr>
          <w:rFonts w:asciiTheme="majorBidi" w:hAnsiTheme="majorBidi" w:cstheme="majorBidi"/>
          <w:sz w:val="20"/>
          <w:szCs w:val="20"/>
        </w:rPr>
        <w:t>Input p</w:t>
      </w:r>
      <w:r w:rsidRPr="00EA6C1B">
        <w:rPr>
          <w:rFonts w:asciiTheme="majorBidi" w:hAnsiTheme="majorBidi" w:cstheme="majorBidi"/>
          <w:sz w:val="20"/>
          <w:szCs w:val="20"/>
        </w:rPr>
        <w:t>arameters and their values used in the CFA</w:t>
      </w:r>
    </w:p>
    <w:tbl>
      <w:tblPr>
        <w:tblStyle w:val="TableGrid"/>
        <w:tblW w:w="6526" w:type="dxa"/>
        <w:tblInd w:w="612" w:type="dxa"/>
        <w:tblLook w:val="04A0" w:firstRow="1" w:lastRow="0" w:firstColumn="1" w:lastColumn="0" w:noHBand="0" w:noVBand="1"/>
      </w:tblPr>
      <w:tblGrid>
        <w:gridCol w:w="1565"/>
        <w:gridCol w:w="3827"/>
        <w:gridCol w:w="1134"/>
      </w:tblGrid>
      <w:tr w:rsidR="00EA6C1B" w:rsidRPr="00EA6C1B" w14:paraId="485035F3" w14:textId="77777777" w:rsidTr="00EA22EF">
        <w:tc>
          <w:tcPr>
            <w:tcW w:w="1565" w:type="dxa"/>
            <w:tcBorders>
              <w:top w:val="single" w:sz="4" w:space="0" w:color="auto"/>
              <w:left w:val="nil"/>
              <w:bottom w:val="single" w:sz="12" w:space="0" w:color="auto"/>
              <w:right w:val="nil"/>
            </w:tcBorders>
            <w:shd w:val="clear" w:color="auto" w:fill="FFFFFF" w:themeFill="background1"/>
            <w:vAlign w:val="center"/>
          </w:tcPr>
          <w:p w14:paraId="6E0C4730"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Parameter</w:t>
            </w:r>
          </w:p>
        </w:tc>
        <w:tc>
          <w:tcPr>
            <w:tcW w:w="3827" w:type="dxa"/>
            <w:tcBorders>
              <w:top w:val="single" w:sz="4" w:space="0" w:color="auto"/>
              <w:left w:val="nil"/>
              <w:bottom w:val="single" w:sz="12" w:space="0" w:color="auto"/>
              <w:right w:val="nil"/>
            </w:tcBorders>
            <w:shd w:val="clear" w:color="auto" w:fill="FFFFFF" w:themeFill="background1"/>
          </w:tcPr>
          <w:p w14:paraId="6813FC57"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Description</w:t>
            </w:r>
          </w:p>
        </w:tc>
        <w:tc>
          <w:tcPr>
            <w:tcW w:w="1134" w:type="dxa"/>
            <w:tcBorders>
              <w:top w:val="single" w:sz="4" w:space="0" w:color="auto"/>
              <w:left w:val="nil"/>
              <w:bottom w:val="single" w:sz="12" w:space="0" w:color="auto"/>
              <w:right w:val="nil"/>
            </w:tcBorders>
            <w:shd w:val="clear" w:color="auto" w:fill="FFFFFF" w:themeFill="background1"/>
            <w:vAlign w:val="center"/>
          </w:tcPr>
          <w:p w14:paraId="61C471D7" w14:textId="77777777" w:rsidR="00931AB5" w:rsidRPr="002E393D" w:rsidRDefault="00931AB5" w:rsidP="00EA22EF">
            <w:pPr>
              <w:jc w:val="center"/>
              <w:rPr>
                <w:rFonts w:asciiTheme="majorBidi" w:hAnsiTheme="majorBidi" w:cstheme="majorBidi"/>
                <w:b/>
                <w:bCs/>
                <w:sz w:val="20"/>
                <w:szCs w:val="20"/>
                <w:highlight w:val="green"/>
              </w:rPr>
            </w:pPr>
            <w:r w:rsidRPr="002E393D">
              <w:rPr>
                <w:rFonts w:asciiTheme="majorBidi" w:hAnsiTheme="majorBidi" w:cstheme="majorBidi"/>
                <w:b/>
                <w:bCs/>
                <w:sz w:val="20"/>
                <w:szCs w:val="20"/>
                <w:highlight w:val="green"/>
              </w:rPr>
              <w:t>Value</w:t>
            </w:r>
          </w:p>
        </w:tc>
      </w:tr>
      <w:tr w:rsidR="00EA6C1B" w:rsidRPr="00EA6C1B" w14:paraId="6053368C" w14:textId="77777777" w:rsidTr="00EA22EF">
        <w:tc>
          <w:tcPr>
            <w:tcW w:w="1565" w:type="dxa"/>
            <w:tcBorders>
              <w:top w:val="single" w:sz="12" w:space="0" w:color="auto"/>
              <w:left w:val="nil"/>
              <w:bottom w:val="nil"/>
              <w:right w:val="nil"/>
            </w:tcBorders>
            <w:vAlign w:val="center"/>
          </w:tcPr>
          <w:p w14:paraId="483273E2"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Dimension</w:t>
            </w:r>
          </w:p>
        </w:tc>
        <w:tc>
          <w:tcPr>
            <w:tcW w:w="3827" w:type="dxa"/>
            <w:tcBorders>
              <w:top w:val="single" w:sz="12" w:space="0" w:color="auto"/>
              <w:left w:val="nil"/>
              <w:bottom w:val="nil"/>
              <w:right w:val="nil"/>
            </w:tcBorders>
          </w:tcPr>
          <w:p w14:paraId="52947F50"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Number of features</w:t>
            </w:r>
          </w:p>
        </w:tc>
        <w:tc>
          <w:tcPr>
            <w:tcW w:w="1134" w:type="dxa"/>
            <w:tcBorders>
              <w:top w:val="single" w:sz="12" w:space="0" w:color="auto"/>
              <w:left w:val="nil"/>
              <w:bottom w:val="nil"/>
              <w:right w:val="nil"/>
            </w:tcBorders>
            <w:vAlign w:val="center"/>
          </w:tcPr>
          <w:p w14:paraId="25E51494"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4</w:t>
            </w:r>
          </w:p>
        </w:tc>
      </w:tr>
      <w:tr w:rsidR="00EA6C1B" w:rsidRPr="00EA6C1B" w14:paraId="4A13FE8D" w14:textId="77777777" w:rsidTr="00EA22EF">
        <w:tc>
          <w:tcPr>
            <w:tcW w:w="1565" w:type="dxa"/>
            <w:tcBorders>
              <w:top w:val="nil"/>
              <w:left w:val="nil"/>
              <w:bottom w:val="nil"/>
              <w:right w:val="nil"/>
            </w:tcBorders>
            <w:vAlign w:val="center"/>
          </w:tcPr>
          <w:p w14:paraId="73608F51"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Upper</w:t>
            </w:r>
          </w:p>
        </w:tc>
        <w:tc>
          <w:tcPr>
            <w:tcW w:w="3827" w:type="dxa"/>
            <w:tcBorders>
              <w:top w:val="nil"/>
              <w:left w:val="nil"/>
              <w:bottom w:val="nil"/>
              <w:right w:val="nil"/>
            </w:tcBorders>
          </w:tcPr>
          <w:p w14:paraId="5A671D4C"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Maximum limit to initialize population</w:t>
            </w:r>
          </w:p>
        </w:tc>
        <w:tc>
          <w:tcPr>
            <w:tcW w:w="1134" w:type="dxa"/>
            <w:tcBorders>
              <w:top w:val="nil"/>
              <w:left w:val="nil"/>
              <w:bottom w:val="nil"/>
              <w:right w:val="nil"/>
            </w:tcBorders>
            <w:vAlign w:val="center"/>
          </w:tcPr>
          <w:p w14:paraId="40DBC4A7"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8</w:t>
            </w:r>
          </w:p>
        </w:tc>
      </w:tr>
      <w:tr w:rsidR="00EA6C1B" w:rsidRPr="00EA6C1B" w14:paraId="1A22DBCB" w14:textId="77777777" w:rsidTr="00EA22EF">
        <w:tc>
          <w:tcPr>
            <w:tcW w:w="1565" w:type="dxa"/>
            <w:tcBorders>
              <w:top w:val="nil"/>
              <w:left w:val="nil"/>
              <w:bottom w:val="nil"/>
              <w:right w:val="nil"/>
            </w:tcBorders>
            <w:vAlign w:val="center"/>
          </w:tcPr>
          <w:p w14:paraId="7C1956CA"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Lower</w:t>
            </w:r>
          </w:p>
        </w:tc>
        <w:tc>
          <w:tcPr>
            <w:tcW w:w="3827" w:type="dxa"/>
            <w:tcBorders>
              <w:top w:val="nil"/>
              <w:left w:val="nil"/>
              <w:bottom w:val="nil"/>
              <w:right w:val="nil"/>
            </w:tcBorders>
          </w:tcPr>
          <w:p w14:paraId="73236EFA"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Minimum limit to initialize population</w:t>
            </w:r>
          </w:p>
        </w:tc>
        <w:tc>
          <w:tcPr>
            <w:tcW w:w="1134" w:type="dxa"/>
            <w:tcBorders>
              <w:top w:val="nil"/>
              <w:left w:val="nil"/>
              <w:bottom w:val="nil"/>
              <w:right w:val="nil"/>
            </w:tcBorders>
            <w:vAlign w:val="center"/>
          </w:tcPr>
          <w:p w14:paraId="316566BB"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1</w:t>
            </w:r>
          </w:p>
        </w:tc>
      </w:tr>
      <w:tr w:rsidR="00EA6C1B" w:rsidRPr="00EA6C1B" w14:paraId="79792EC9" w14:textId="77777777" w:rsidTr="00EA22EF">
        <w:tc>
          <w:tcPr>
            <w:tcW w:w="1565" w:type="dxa"/>
            <w:tcBorders>
              <w:top w:val="nil"/>
              <w:left w:val="nil"/>
              <w:bottom w:val="nil"/>
              <w:right w:val="nil"/>
            </w:tcBorders>
            <w:vAlign w:val="center"/>
          </w:tcPr>
          <w:p w14:paraId="4656B5A4"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r</w:t>
            </w:r>
            <w:r w:rsidRPr="00EA6C1B">
              <w:rPr>
                <w:rFonts w:asciiTheme="majorBidi" w:hAnsiTheme="majorBidi" w:cstheme="majorBidi"/>
                <w:i/>
                <w:iCs/>
                <w:sz w:val="20"/>
                <w:szCs w:val="20"/>
                <w:vertAlign w:val="subscript"/>
              </w:rPr>
              <w:t>1</w:t>
            </w:r>
          </w:p>
        </w:tc>
        <w:tc>
          <w:tcPr>
            <w:tcW w:w="3827" w:type="dxa"/>
            <w:tcBorders>
              <w:top w:val="nil"/>
              <w:left w:val="nil"/>
              <w:bottom w:val="nil"/>
              <w:right w:val="nil"/>
            </w:tcBorders>
          </w:tcPr>
          <w:p w14:paraId="07832594"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Maximum limit to find reflection</w:t>
            </w:r>
          </w:p>
        </w:tc>
        <w:tc>
          <w:tcPr>
            <w:tcW w:w="1134" w:type="dxa"/>
            <w:tcBorders>
              <w:top w:val="nil"/>
              <w:left w:val="nil"/>
              <w:bottom w:val="nil"/>
              <w:right w:val="nil"/>
            </w:tcBorders>
            <w:vAlign w:val="center"/>
          </w:tcPr>
          <w:p w14:paraId="4D455FCE"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1.5</w:t>
            </w:r>
          </w:p>
        </w:tc>
      </w:tr>
      <w:tr w:rsidR="00EA6C1B" w:rsidRPr="00EA6C1B" w14:paraId="7FECC23F" w14:textId="77777777" w:rsidTr="00EA22EF">
        <w:tc>
          <w:tcPr>
            <w:tcW w:w="1565" w:type="dxa"/>
            <w:tcBorders>
              <w:top w:val="nil"/>
              <w:left w:val="nil"/>
              <w:bottom w:val="nil"/>
              <w:right w:val="nil"/>
            </w:tcBorders>
            <w:shd w:val="clear" w:color="auto" w:fill="auto"/>
            <w:vAlign w:val="center"/>
          </w:tcPr>
          <w:p w14:paraId="3904C3C4"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r</w:t>
            </w:r>
            <w:r w:rsidRPr="00EA6C1B">
              <w:rPr>
                <w:rFonts w:asciiTheme="majorBidi" w:hAnsiTheme="majorBidi" w:cstheme="majorBidi"/>
                <w:i/>
                <w:iCs/>
                <w:sz w:val="20"/>
                <w:szCs w:val="20"/>
                <w:vertAlign w:val="subscript"/>
              </w:rPr>
              <w:t>2</w:t>
            </w:r>
          </w:p>
        </w:tc>
        <w:tc>
          <w:tcPr>
            <w:tcW w:w="3827" w:type="dxa"/>
            <w:tcBorders>
              <w:top w:val="nil"/>
              <w:left w:val="nil"/>
              <w:bottom w:val="nil"/>
              <w:right w:val="nil"/>
            </w:tcBorders>
            <w:shd w:val="clear" w:color="auto" w:fill="auto"/>
          </w:tcPr>
          <w:p w14:paraId="06D6FBAA"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Minimum limit to find reflection</w:t>
            </w:r>
          </w:p>
        </w:tc>
        <w:tc>
          <w:tcPr>
            <w:tcW w:w="1134" w:type="dxa"/>
            <w:tcBorders>
              <w:top w:val="nil"/>
              <w:left w:val="nil"/>
              <w:bottom w:val="nil"/>
              <w:right w:val="nil"/>
            </w:tcBorders>
            <w:shd w:val="clear" w:color="auto" w:fill="auto"/>
            <w:vAlign w:val="center"/>
          </w:tcPr>
          <w:p w14:paraId="00816AD9"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-1.5</w:t>
            </w:r>
          </w:p>
        </w:tc>
      </w:tr>
      <w:tr w:rsidR="00EA6C1B" w:rsidRPr="00EA6C1B" w14:paraId="3DE31278" w14:textId="77777777" w:rsidTr="00EA22EF">
        <w:tc>
          <w:tcPr>
            <w:tcW w:w="1565" w:type="dxa"/>
            <w:tcBorders>
              <w:top w:val="nil"/>
              <w:left w:val="nil"/>
              <w:bottom w:val="nil"/>
              <w:right w:val="nil"/>
            </w:tcBorders>
            <w:vAlign w:val="center"/>
          </w:tcPr>
          <w:p w14:paraId="38E4ECAA"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v</w:t>
            </w:r>
            <w:r w:rsidRPr="00EA6C1B">
              <w:rPr>
                <w:rFonts w:asciiTheme="majorBidi" w:hAnsiTheme="majorBidi" w:cstheme="majorBidi"/>
                <w:i/>
                <w:iCs/>
                <w:sz w:val="20"/>
                <w:szCs w:val="20"/>
                <w:vertAlign w:val="subscript"/>
              </w:rPr>
              <w:t>1</w:t>
            </w:r>
          </w:p>
        </w:tc>
        <w:tc>
          <w:tcPr>
            <w:tcW w:w="3827" w:type="dxa"/>
            <w:tcBorders>
              <w:top w:val="nil"/>
              <w:left w:val="nil"/>
              <w:bottom w:val="nil"/>
              <w:right w:val="nil"/>
            </w:tcBorders>
            <w:shd w:val="clear" w:color="auto" w:fill="auto"/>
          </w:tcPr>
          <w:p w14:paraId="41580BDA"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Maximum limit to find visibility</w:t>
            </w:r>
          </w:p>
        </w:tc>
        <w:tc>
          <w:tcPr>
            <w:tcW w:w="1134" w:type="dxa"/>
            <w:tcBorders>
              <w:top w:val="nil"/>
              <w:left w:val="nil"/>
              <w:bottom w:val="nil"/>
              <w:right w:val="nil"/>
            </w:tcBorders>
            <w:vAlign w:val="center"/>
          </w:tcPr>
          <w:p w14:paraId="69CB78B8"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 xml:space="preserve"> 2.5</w:t>
            </w:r>
          </w:p>
        </w:tc>
      </w:tr>
      <w:tr w:rsidR="00E72F09" w:rsidRPr="00EA6C1B" w14:paraId="16885678" w14:textId="77777777" w:rsidTr="00EA22EF">
        <w:tc>
          <w:tcPr>
            <w:tcW w:w="1565" w:type="dxa"/>
            <w:tcBorders>
              <w:top w:val="nil"/>
              <w:left w:val="nil"/>
              <w:bottom w:val="single" w:sz="4" w:space="0" w:color="auto"/>
              <w:right w:val="nil"/>
            </w:tcBorders>
            <w:vAlign w:val="center"/>
          </w:tcPr>
          <w:p w14:paraId="4B486773"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v</w:t>
            </w:r>
            <w:r w:rsidRPr="00EA6C1B">
              <w:rPr>
                <w:rFonts w:asciiTheme="majorBidi" w:hAnsiTheme="majorBidi" w:cstheme="majorBidi"/>
                <w:i/>
                <w:iCs/>
                <w:sz w:val="20"/>
                <w:szCs w:val="20"/>
                <w:vertAlign w:val="subscript"/>
              </w:rPr>
              <w:t>2</w:t>
            </w:r>
          </w:p>
        </w:tc>
        <w:tc>
          <w:tcPr>
            <w:tcW w:w="3827" w:type="dxa"/>
            <w:tcBorders>
              <w:top w:val="nil"/>
              <w:left w:val="nil"/>
              <w:bottom w:val="single" w:sz="4" w:space="0" w:color="auto"/>
              <w:right w:val="nil"/>
            </w:tcBorders>
          </w:tcPr>
          <w:p w14:paraId="33B58929"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Minimum limit to find visibility</w:t>
            </w:r>
          </w:p>
        </w:tc>
        <w:tc>
          <w:tcPr>
            <w:tcW w:w="1134" w:type="dxa"/>
            <w:tcBorders>
              <w:top w:val="nil"/>
              <w:left w:val="nil"/>
              <w:bottom w:val="single" w:sz="4" w:space="0" w:color="auto"/>
              <w:right w:val="nil"/>
            </w:tcBorders>
            <w:vAlign w:val="center"/>
          </w:tcPr>
          <w:p w14:paraId="565BB053"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-2.5</w:t>
            </w:r>
          </w:p>
        </w:tc>
      </w:tr>
    </w:tbl>
    <w:p w14:paraId="04A1C9C2" w14:textId="77777777" w:rsidR="00931AB5" w:rsidRPr="00EA6C1B" w:rsidRDefault="00931AB5" w:rsidP="00FC096D">
      <w:pPr>
        <w:spacing w:line="360" w:lineRule="auto"/>
        <w:ind w:firstLine="720"/>
        <w:jc w:val="both"/>
        <w:rPr>
          <w:rFonts w:asciiTheme="majorBidi" w:hAnsiTheme="majorBidi" w:cstheme="majorBidi"/>
        </w:rPr>
      </w:pPr>
    </w:p>
    <w:p w14:paraId="329B4625" w14:textId="33FEDAD6" w:rsidR="00FC096D" w:rsidRPr="00EA6C1B" w:rsidRDefault="00FC096D" w:rsidP="000406AA">
      <w:pPr>
        <w:spacing w:line="360" w:lineRule="auto"/>
        <w:ind w:firstLine="720"/>
        <w:jc w:val="both"/>
        <w:rPr>
          <w:rFonts w:asciiTheme="majorBidi" w:hAnsiTheme="majorBidi" w:cstheme="majorBidi"/>
        </w:rPr>
      </w:pPr>
      <w:r w:rsidRPr="00EA6C1B">
        <w:rPr>
          <w:rFonts w:asciiTheme="majorBidi" w:hAnsiTheme="majorBidi" w:cstheme="majorBidi"/>
        </w:rPr>
        <w:t xml:space="preserve">Table </w:t>
      </w:r>
      <w:r w:rsidR="00F34F9C" w:rsidRPr="00EA6C1B">
        <w:rPr>
          <w:rFonts w:asciiTheme="majorBidi" w:hAnsiTheme="majorBidi" w:cstheme="majorBidi"/>
        </w:rPr>
        <w:t>8</w:t>
      </w:r>
      <w:r w:rsidRPr="00EA6C1B">
        <w:rPr>
          <w:rFonts w:asciiTheme="majorBidi" w:hAnsiTheme="majorBidi" w:cstheme="majorBidi"/>
        </w:rPr>
        <w:t xml:space="preserve"> presents the average accuracy </w:t>
      </w:r>
      <w:r w:rsidR="003E0CB7" w:rsidRPr="00EA6C1B">
        <w:rPr>
          <w:rFonts w:asciiTheme="majorBidi" w:hAnsiTheme="majorBidi" w:cstheme="majorBidi"/>
        </w:rPr>
        <w:t xml:space="preserve">of </w:t>
      </w:r>
      <w:r w:rsidR="000406AA" w:rsidRPr="00EA6C1B">
        <w:rPr>
          <w:rFonts w:asciiTheme="majorBidi" w:hAnsiTheme="majorBidi" w:cstheme="majorBidi"/>
        </w:rPr>
        <w:t xml:space="preserve">30 runs </w:t>
      </w:r>
      <w:r w:rsidRPr="00EA6C1B">
        <w:rPr>
          <w:rFonts w:asciiTheme="majorBidi" w:hAnsiTheme="majorBidi" w:cstheme="majorBidi"/>
        </w:rPr>
        <w:t xml:space="preserve">for the CFA </w:t>
      </w:r>
      <w:r w:rsidR="00615D43" w:rsidRPr="00EA6C1B">
        <w:rPr>
          <w:rFonts w:asciiTheme="majorBidi" w:hAnsiTheme="majorBidi" w:cstheme="majorBidi"/>
        </w:rPr>
        <w:t xml:space="preserve">on the PID and HFD datasets using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615D43" w:rsidRPr="00EA6C1B">
        <w:rPr>
          <w:rFonts w:asciiTheme="majorBidi" w:hAnsiTheme="majorBidi" w:cstheme="majorBidi"/>
        </w:rPr>
        <w:t>logistic classifier</w:t>
      </w:r>
      <w:r w:rsidR="00BF7696" w:rsidRPr="00EA6C1B">
        <w:rPr>
          <w:rFonts w:asciiTheme="majorBidi" w:hAnsiTheme="majorBidi" w:cstheme="majorBidi"/>
        </w:rPr>
        <w:t xml:space="preserve">. Both </w:t>
      </w:r>
      <w:r w:rsidRPr="00EA6C1B">
        <w:rPr>
          <w:rFonts w:asciiTheme="majorBidi" w:hAnsiTheme="majorBidi" w:cstheme="majorBidi"/>
        </w:rPr>
        <w:t>dataset</w:t>
      </w:r>
      <w:r w:rsidR="00BF7696" w:rsidRPr="00EA6C1B">
        <w:rPr>
          <w:rFonts w:asciiTheme="majorBidi" w:hAnsiTheme="majorBidi" w:cstheme="majorBidi"/>
        </w:rPr>
        <w:t>s</w:t>
      </w:r>
      <w:r w:rsidRPr="00EA6C1B">
        <w:rPr>
          <w:rFonts w:asciiTheme="majorBidi" w:hAnsiTheme="majorBidi" w:cstheme="majorBidi"/>
        </w:rPr>
        <w:t xml:space="preserve"> </w:t>
      </w:r>
      <w:r w:rsidR="00BF7696" w:rsidRPr="00EA6C1B">
        <w:rPr>
          <w:rFonts w:asciiTheme="majorBidi" w:hAnsiTheme="majorBidi" w:cstheme="majorBidi"/>
        </w:rPr>
        <w:t>(PID and HFD) are</w:t>
      </w:r>
      <w:r w:rsidRPr="00EA6C1B">
        <w:rPr>
          <w:rFonts w:asciiTheme="majorBidi" w:hAnsiTheme="majorBidi" w:cstheme="majorBidi"/>
        </w:rPr>
        <w:t xml:space="preserve"> split </w:t>
      </w:r>
      <w:r w:rsidR="001F70AA" w:rsidRPr="001F70AA">
        <w:rPr>
          <w:rFonts w:asciiTheme="majorBidi" w:hAnsiTheme="majorBidi" w:cstheme="majorBidi"/>
          <w:highlight w:val="yellow"/>
        </w:rPr>
        <w:t>in</w:t>
      </w:r>
      <w:r w:rsidRPr="001F70AA">
        <w:rPr>
          <w:rFonts w:asciiTheme="majorBidi" w:hAnsiTheme="majorBidi" w:cstheme="majorBidi"/>
          <w:highlight w:val="yellow"/>
        </w:rPr>
        <w:t>to</w:t>
      </w:r>
      <w:r w:rsidRPr="00EA6C1B">
        <w:rPr>
          <w:rFonts w:asciiTheme="majorBidi" w:hAnsiTheme="majorBidi" w:cstheme="majorBidi"/>
        </w:rPr>
        <w:t xml:space="preserve"> 70% for training and 30% for testing</w:t>
      </w:r>
      <w:r w:rsidR="003E0CB7" w:rsidRPr="00EA6C1B">
        <w:rPr>
          <w:rFonts w:asciiTheme="majorBidi" w:hAnsiTheme="majorBidi" w:cstheme="majorBidi"/>
        </w:rPr>
        <w:t>.</w:t>
      </w:r>
      <w:r w:rsidR="00D91A21" w:rsidRPr="00EA6C1B">
        <w:rPr>
          <w:rFonts w:asciiTheme="majorBidi" w:hAnsiTheme="majorBidi" w:cstheme="majorBidi"/>
        </w:rPr>
        <w:t xml:space="preserve"> The algorithms were examined using different iterations (10</w:t>
      </w:r>
      <w:r w:rsidR="007452FD" w:rsidRPr="00EA6C1B">
        <w:rPr>
          <w:rFonts w:asciiTheme="majorBidi" w:hAnsiTheme="majorBidi" w:cstheme="majorBidi"/>
        </w:rPr>
        <w:t>, 20</w:t>
      </w:r>
      <w:r w:rsidR="00D91A21" w:rsidRPr="00EA6C1B">
        <w:rPr>
          <w:rFonts w:asciiTheme="majorBidi" w:hAnsiTheme="majorBidi" w:cstheme="majorBidi"/>
        </w:rPr>
        <w:t xml:space="preserve"> to 70) and populations (10</w:t>
      </w:r>
      <w:r w:rsidR="007452FD" w:rsidRPr="00EA6C1B">
        <w:rPr>
          <w:rFonts w:asciiTheme="majorBidi" w:hAnsiTheme="majorBidi" w:cstheme="majorBidi"/>
        </w:rPr>
        <w:t>, 20</w:t>
      </w:r>
      <w:r w:rsidR="00D91A21" w:rsidRPr="00EA6C1B">
        <w:rPr>
          <w:rFonts w:asciiTheme="majorBidi" w:hAnsiTheme="majorBidi" w:cstheme="majorBidi"/>
        </w:rPr>
        <w:t xml:space="preserve"> to 100). The </w:t>
      </w:r>
      <w:r w:rsidR="00D91A21" w:rsidRPr="00EA6C1B">
        <w:rPr>
          <w:rFonts w:asciiTheme="majorBidi" w:hAnsiTheme="majorBidi" w:cstheme="majorBidi"/>
        </w:rPr>
        <w:lastRenderedPageBreak/>
        <w:t>results showed that the CFA and GA provided better accuracy results with 50 iterations and 100 populations</w:t>
      </w:r>
      <w:r w:rsidR="003E31AC">
        <w:rPr>
          <w:rFonts w:asciiTheme="majorBidi" w:hAnsiTheme="majorBidi" w:cstheme="majorBidi"/>
        </w:rPr>
        <w:t xml:space="preserve"> </w:t>
      </w:r>
      <w:commentRangeStart w:id="4"/>
      <w:commentRangeStart w:id="5"/>
      <w:r w:rsidR="003E31AC" w:rsidRPr="003E31AC">
        <w:rPr>
          <w:rFonts w:asciiTheme="majorBidi" w:hAnsiTheme="majorBidi" w:cstheme="majorBidi"/>
          <w:highlight w:val="green"/>
        </w:rPr>
        <w:t>since</w:t>
      </w:r>
      <w:commentRangeEnd w:id="4"/>
      <w:r w:rsidR="003E31AC">
        <w:rPr>
          <w:rStyle w:val="CommentReference"/>
        </w:rPr>
        <w:commentReference w:id="4"/>
      </w:r>
      <w:commentRangeEnd w:id="5"/>
      <w:r w:rsidR="00CB46D2">
        <w:rPr>
          <w:rStyle w:val="CommentReference"/>
        </w:rPr>
        <w:commentReference w:id="5"/>
      </w:r>
      <w:r w:rsidR="003E31AC" w:rsidRPr="003E31AC">
        <w:rPr>
          <w:rFonts w:asciiTheme="majorBidi" w:hAnsiTheme="majorBidi" w:cstheme="majorBidi"/>
          <w:highlight w:val="green"/>
        </w:rPr>
        <w:t>…</w:t>
      </w:r>
      <w:r w:rsidR="00D91A21" w:rsidRPr="00EA6C1B">
        <w:rPr>
          <w:rFonts w:asciiTheme="majorBidi" w:hAnsiTheme="majorBidi" w:cstheme="majorBidi"/>
        </w:rPr>
        <w:t xml:space="preserve">. </w:t>
      </w:r>
      <w:r w:rsidR="00480F8B" w:rsidRPr="00EA6C1B">
        <w:rPr>
          <w:rFonts w:asciiTheme="majorBidi" w:hAnsiTheme="majorBidi" w:cstheme="majorBidi"/>
        </w:rPr>
        <w:t xml:space="preserve">Accordingly, </w:t>
      </w:r>
      <w:r w:rsidR="00D91A21" w:rsidRPr="00EA6C1B">
        <w:rPr>
          <w:rFonts w:asciiTheme="majorBidi" w:hAnsiTheme="majorBidi" w:cstheme="majorBidi"/>
          <w:lang w:bidi="ar-JO"/>
        </w:rPr>
        <w:t>all reported results</w:t>
      </w:r>
      <w:r w:rsidR="00480F8B" w:rsidRPr="00EA6C1B">
        <w:rPr>
          <w:rFonts w:asciiTheme="majorBidi" w:hAnsiTheme="majorBidi" w:cstheme="majorBidi"/>
          <w:lang w:bidi="ar-JO"/>
        </w:rPr>
        <w:t xml:space="preserve"> from now on are </w:t>
      </w:r>
      <w:r w:rsidR="00D91A21" w:rsidRPr="00EA6C1B">
        <w:rPr>
          <w:rFonts w:asciiTheme="majorBidi" w:hAnsiTheme="majorBidi" w:cstheme="majorBidi"/>
          <w:lang w:bidi="ar-JO"/>
        </w:rPr>
        <w:t xml:space="preserve">based </w:t>
      </w:r>
      <w:r w:rsidR="00D91A21" w:rsidRPr="00EA6C1B">
        <w:rPr>
          <w:rFonts w:asciiTheme="majorBidi" w:hAnsiTheme="majorBidi" w:cstheme="majorBidi"/>
        </w:rPr>
        <w:t>on 50 iterations and 100 populations</w:t>
      </w:r>
      <w:r w:rsidR="00D91A21" w:rsidRPr="00EA6C1B">
        <w:rPr>
          <w:rFonts w:asciiTheme="majorBidi" w:hAnsiTheme="majorBidi" w:cstheme="majorBidi"/>
          <w:lang w:bidi="ar-JO"/>
        </w:rPr>
        <w:t>.</w:t>
      </w:r>
    </w:p>
    <w:p w14:paraId="16AF2FD9" w14:textId="680D637B" w:rsidR="000406AA" w:rsidRPr="00EA6C1B" w:rsidRDefault="000406AA" w:rsidP="000406AA">
      <w:pPr>
        <w:spacing w:line="240" w:lineRule="auto"/>
        <w:ind w:left="1418" w:hanging="698"/>
        <w:rPr>
          <w:rFonts w:asciiTheme="majorBidi" w:hAnsiTheme="majorBidi" w:cstheme="majorBidi"/>
          <w:sz w:val="20"/>
          <w:szCs w:val="20"/>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8</w:t>
      </w:r>
      <w:r w:rsidRPr="00EA6C1B">
        <w:rPr>
          <w:rFonts w:asciiTheme="majorBidi" w:hAnsiTheme="majorBidi" w:cstheme="majorBidi"/>
          <w:b/>
          <w:bCs/>
          <w:sz w:val="20"/>
          <w:szCs w:val="20"/>
        </w:rPr>
        <w:t xml:space="preserve"> </w:t>
      </w:r>
      <w:r w:rsidRPr="000741A3">
        <w:rPr>
          <w:rFonts w:asciiTheme="majorBidi" w:hAnsiTheme="majorBidi" w:cstheme="majorBidi"/>
          <w:sz w:val="20"/>
          <w:szCs w:val="20"/>
        </w:rPr>
        <w:t>Average a</w:t>
      </w:r>
      <w:r w:rsidRPr="00EA6C1B">
        <w:rPr>
          <w:rFonts w:asciiTheme="majorBidi" w:hAnsiTheme="majorBidi" w:cstheme="majorBidi"/>
          <w:sz w:val="20"/>
          <w:szCs w:val="20"/>
        </w:rPr>
        <w:t>ccuracy rates for CFA and GA on PID and HFD datasets using different iterations and populations</w:t>
      </w:r>
    </w:p>
    <w:tbl>
      <w:tblPr>
        <w:tblStyle w:val="TableGrid"/>
        <w:tblW w:w="870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1696"/>
        <w:gridCol w:w="621"/>
        <w:gridCol w:w="621"/>
        <w:gridCol w:w="621"/>
        <w:gridCol w:w="621"/>
        <w:gridCol w:w="621"/>
        <w:gridCol w:w="621"/>
        <w:gridCol w:w="621"/>
        <w:gridCol w:w="621"/>
        <w:gridCol w:w="621"/>
        <w:gridCol w:w="621"/>
      </w:tblGrid>
      <w:tr w:rsidR="00EA6C1B" w:rsidRPr="00EA6C1B" w14:paraId="2539393A" w14:textId="77777777" w:rsidTr="00353519">
        <w:tc>
          <w:tcPr>
            <w:tcW w:w="796" w:type="dxa"/>
            <w:tcBorders>
              <w:top w:val="single" w:sz="4" w:space="0" w:color="auto"/>
              <w:bottom w:val="single" w:sz="4" w:space="0" w:color="auto"/>
              <w:right w:val="single" w:sz="4" w:space="0" w:color="auto"/>
            </w:tcBorders>
            <w:vAlign w:val="center"/>
          </w:tcPr>
          <w:p w14:paraId="59CB4C4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Dataset</w:t>
            </w:r>
          </w:p>
        </w:tc>
        <w:tc>
          <w:tcPr>
            <w:tcW w:w="1696" w:type="dxa"/>
            <w:tcBorders>
              <w:top w:val="single" w:sz="4" w:space="0" w:color="auto"/>
              <w:left w:val="single" w:sz="4" w:space="0" w:color="auto"/>
              <w:bottom w:val="single" w:sz="4" w:space="0" w:color="auto"/>
            </w:tcBorders>
          </w:tcPr>
          <w:p w14:paraId="673A45B0" w14:textId="77777777" w:rsidR="000406AA" w:rsidRPr="00EA6C1B" w:rsidRDefault="000406AA" w:rsidP="003E0CB7">
            <w:pPr>
              <w:spacing w:after="120"/>
              <w:ind w:right="-345"/>
              <w:rPr>
                <w:rFonts w:asciiTheme="majorBidi" w:hAnsiTheme="majorBidi" w:cstheme="majorBidi"/>
                <w:b/>
                <w:bCs/>
                <w:sz w:val="18"/>
                <w:szCs w:val="18"/>
              </w:rPr>
            </w:pPr>
            <w:r w:rsidRPr="00EA6C1B">
              <w:rPr>
                <w:rFonts w:asciiTheme="majorBidi" w:hAnsiTheme="majorBidi" w:cstheme="majorBidi"/>
                <w:b/>
                <w:bCs/>
                <w:sz w:val="18"/>
                <w:szCs w:val="18"/>
              </w:rPr>
              <w:t xml:space="preserve">           Population</w:t>
            </w:r>
          </w:p>
          <w:p w14:paraId="4190617B" w14:textId="77777777" w:rsidR="000406AA" w:rsidRPr="00EA6C1B" w:rsidRDefault="000406AA" w:rsidP="005A4B19">
            <w:pPr>
              <w:spacing w:after="120"/>
              <w:rPr>
                <w:rFonts w:asciiTheme="majorBidi" w:hAnsiTheme="majorBidi" w:cstheme="majorBidi"/>
                <w:b/>
                <w:bCs/>
                <w:sz w:val="18"/>
                <w:szCs w:val="18"/>
              </w:rPr>
            </w:pPr>
            <w:r w:rsidRPr="00EA6C1B">
              <w:rPr>
                <w:rFonts w:asciiTheme="majorBidi" w:hAnsiTheme="majorBidi" w:cstheme="majorBidi"/>
                <w:b/>
                <w:bCs/>
                <w:sz w:val="18"/>
                <w:szCs w:val="18"/>
              </w:rPr>
              <w:t>Iteration</w:t>
            </w:r>
          </w:p>
        </w:tc>
        <w:tc>
          <w:tcPr>
            <w:tcW w:w="621" w:type="dxa"/>
            <w:tcBorders>
              <w:top w:val="single" w:sz="4" w:space="0" w:color="auto"/>
              <w:bottom w:val="single" w:sz="4" w:space="0" w:color="auto"/>
            </w:tcBorders>
            <w:vAlign w:val="center"/>
          </w:tcPr>
          <w:p w14:paraId="5AF87EC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w:t>
            </w:r>
          </w:p>
        </w:tc>
        <w:tc>
          <w:tcPr>
            <w:tcW w:w="621" w:type="dxa"/>
            <w:tcBorders>
              <w:top w:val="single" w:sz="4" w:space="0" w:color="auto"/>
              <w:bottom w:val="single" w:sz="4" w:space="0" w:color="auto"/>
            </w:tcBorders>
            <w:vAlign w:val="center"/>
          </w:tcPr>
          <w:p w14:paraId="0A2482F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20</w:t>
            </w:r>
          </w:p>
        </w:tc>
        <w:tc>
          <w:tcPr>
            <w:tcW w:w="621" w:type="dxa"/>
            <w:tcBorders>
              <w:top w:val="single" w:sz="4" w:space="0" w:color="auto"/>
              <w:bottom w:val="single" w:sz="4" w:space="0" w:color="auto"/>
            </w:tcBorders>
            <w:vAlign w:val="center"/>
          </w:tcPr>
          <w:p w14:paraId="35C216ED"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30</w:t>
            </w:r>
          </w:p>
        </w:tc>
        <w:tc>
          <w:tcPr>
            <w:tcW w:w="621" w:type="dxa"/>
            <w:tcBorders>
              <w:top w:val="single" w:sz="4" w:space="0" w:color="auto"/>
              <w:bottom w:val="single" w:sz="4" w:space="0" w:color="auto"/>
            </w:tcBorders>
            <w:vAlign w:val="center"/>
          </w:tcPr>
          <w:p w14:paraId="71F654F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40</w:t>
            </w:r>
          </w:p>
        </w:tc>
        <w:tc>
          <w:tcPr>
            <w:tcW w:w="621" w:type="dxa"/>
            <w:tcBorders>
              <w:top w:val="single" w:sz="4" w:space="0" w:color="auto"/>
              <w:bottom w:val="single" w:sz="4" w:space="0" w:color="auto"/>
            </w:tcBorders>
            <w:vAlign w:val="center"/>
          </w:tcPr>
          <w:p w14:paraId="122683E4"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50</w:t>
            </w:r>
          </w:p>
        </w:tc>
        <w:tc>
          <w:tcPr>
            <w:tcW w:w="621" w:type="dxa"/>
            <w:tcBorders>
              <w:top w:val="single" w:sz="4" w:space="0" w:color="auto"/>
              <w:bottom w:val="single" w:sz="4" w:space="0" w:color="auto"/>
            </w:tcBorders>
            <w:vAlign w:val="center"/>
          </w:tcPr>
          <w:p w14:paraId="6A9E748D" w14:textId="77777777" w:rsidR="000406AA" w:rsidRPr="00EA6C1B" w:rsidRDefault="000406AA" w:rsidP="005A4B19">
            <w:pPr>
              <w:tabs>
                <w:tab w:val="left" w:pos="608"/>
              </w:tabs>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60</w:t>
            </w:r>
          </w:p>
        </w:tc>
        <w:tc>
          <w:tcPr>
            <w:tcW w:w="621" w:type="dxa"/>
            <w:tcBorders>
              <w:top w:val="single" w:sz="4" w:space="0" w:color="auto"/>
              <w:bottom w:val="single" w:sz="4" w:space="0" w:color="auto"/>
            </w:tcBorders>
            <w:vAlign w:val="center"/>
          </w:tcPr>
          <w:p w14:paraId="5BEA444D"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70</w:t>
            </w:r>
          </w:p>
        </w:tc>
        <w:tc>
          <w:tcPr>
            <w:tcW w:w="621" w:type="dxa"/>
            <w:tcBorders>
              <w:top w:val="single" w:sz="4" w:space="0" w:color="auto"/>
              <w:bottom w:val="single" w:sz="4" w:space="0" w:color="auto"/>
            </w:tcBorders>
            <w:vAlign w:val="center"/>
          </w:tcPr>
          <w:p w14:paraId="454B1A3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80</w:t>
            </w:r>
          </w:p>
        </w:tc>
        <w:tc>
          <w:tcPr>
            <w:tcW w:w="621" w:type="dxa"/>
            <w:tcBorders>
              <w:top w:val="single" w:sz="4" w:space="0" w:color="auto"/>
              <w:bottom w:val="single" w:sz="4" w:space="0" w:color="auto"/>
            </w:tcBorders>
            <w:vAlign w:val="center"/>
          </w:tcPr>
          <w:p w14:paraId="6D39541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90</w:t>
            </w:r>
          </w:p>
        </w:tc>
        <w:tc>
          <w:tcPr>
            <w:tcW w:w="621" w:type="dxa"/>
            <w:tcBorders>
              <w:top w:val="single" w:sz="4" w:space="0" w:color="auto"/>
              <w:bottom w:val="single" w:sz="4" w:space="0" w:color="auto"/>
            </w:tcBorders>
            <w:vAlign w:val="center"/>
          </w:tcPr>
          <w:p w14:paraId="4B5C0BB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100</w:t>
            </w:r>
          </w:p>
        </w:tc>
      </w:tr>
      <w:tr w:rsidR="00EA6C1B" w:rsidRPr="00EA6C1B" w14:paraId="75A12274" w14:textId="77777777" w:rsidTr="00353519">
        <w:tc>
          <w:tcPr>
            <w:tcW w:w="796" w:type="dxa"/>
            <w:vMerge w:val="restart"/>
            <w:tcBorders>
              <w:top w:val="single" w:sz="18" w:space="0" w:color="auto"/>
              <w:right w:val="single" w:sz="4" w:space="0" w:color="auto"/>
            </w:tcBorders>
          </w:tcPr>
          <w:p w14:paraId="1F553B3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PID</w:t>
            </w:r>
          </w:p>
        </w:tc>
        <w:tc>
          <w:tcPr>
            <w:tcW w:w="1696" w:type="dxa"/>
            <w:tcBorders>
              <w:top w:val="single" w:sz="18" w:space="0" w:color="auto"/>
              <w:left w:val="single" w:sz="4" w:space="0" w:color="auto"/>
            </w:tcBorders>
          </w:tcPr>
          <w:p w14:paraId="23CC877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w:t>
            </w:r>
          </w:p>
        </w:tc>
        <w:tc>
          <w:tcPr>
            <w:tcW w:w="621" w:type="dxa"/>
            <w:tcBorders>
              <w:top w:val="single" w:sz="18" w:space="0" w:color="auto"/>
            </w:tcBorders>
          </w:tcPr>
          <w:p w14:paraId="7875B0B3" w14:textId="77777777" w:rsidR="000406AA" w:rsidRPr="00EA6C1B" w:rsidRDefault="000406AA" w:rsidP="005A4B19">
            <w:pPr>
              <w:spacing w:after="120"/>
              <w:jc w:val="center"/>
              <w:rPr>
                <w:rFonts w:asciiTheme="majorBidi" w:hAnsiTheme="majorBidi" w:cstheme="majorBidi"/>
                <w:sz w:val="18"/>
                <w:szCs w:val="18"/>
                <w:lang w:bidi="ar-JO"/>
              </w:rPr>
            </w:pPr>
            <w:r w:rsidRPr="00EA6C1B">
              <w:rPr>
                <w:rFonts w:asciiTheme="majorBidi" w:hAnsiTheme="majorBidi" w:cstheme="majorBidi"/>
                <w:sz w:val="18"/>
                <w:szCs w:val="18"/>
                <w:lang w:bidi="ar-JO"/>
              </w:rPr>
              <w:t>0.77</w:t>
            </w:r>
          </w:p>
        </w:tc>
        <w:tc>
          <w:tcPr>
            <w:tcW w:w="621" w:type="dxa"/>
            <w:tcBorders>
              <w:top w:val="single" w:sz="18" w:space="0" w:color="auto"/>
            </w:tcBorders>
          </w:tcPr>
          <w:p w14:paraId="5608C660" w14:textId="77777777" w:rsidR="000406AA" w:rsidRPr="00EA6C1B" w:rsidRDefault="000406AA" w:rsidP="005A4B19">
            <w:pPr>
              <w:spacing w:after="120"/>
              <w:jc w:val="center"/>
              <w:rPr>
                <w:rFonts w:asciiTheme="majorBidi" w:hAnsiTheme="majorBidi" w:cstheme="majorBidi"/>
                <w:sz w:val="18"/>
                <w:szCs w:val="18"/>
                <w:rtl/>
                <w:lang w:bidi="ar-JO"/>
              </w:rPr>
            </w:pPr>
            <w:r w:rsidRPr="00EA6C1B">
              <w:rPr>
                <w:rFonts w:asciiTheme="majorBidi" w:hAnsiTheme="majorBidi" w:cstheme="majorBidi"/>
                <w:sz w:val="18"/>
                <w:szCs w:val="18"/>
                <w:lang w:bidi="ar-JO"/>
              </w:rPr>
              <w:t>0.78</w:t>
            </w:r>
          </w:p>
        </w:tc>
        <w:tc>
          <w:tcPr>
            <w:tcW w:w="621" w:type="dxa"/>
            <w:tcBorders>
              <w:top w:val="single" w:sz="18" w:space="0" w:color="auto"/>
            </w:tcBorders>
          </w:tcPr>
          <w:p w14:paraId="29AF3AC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426DA47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034BB62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Borders>
              <w:top w:val="single" w:sz="18" w:space="0" w:color="auto"/>
            </w:tcBorders>
          </w:tcPr>
          <w:p w14:paraId="0A98149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top w:val="single" w:sz="18" w:space="0" w:color="auto"/>
            </w:tcBorders>
          </w:tcPr>
          <w:p w14:paraId="0759D81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1CC2E96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Borders>
              <w:top w:val="single" w:sz="18" w:space="0" w:color="auto"/>
            </w:tcBorders>
          </w:tcPr>
          <w:p w14:paraId="7C80A17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Borders>
              <w:top w:val="single" w:sz="18" w:space="0" w:color="auto"/>
            </w:tcBorders>
          </w:tcPr>
          <w:p w14:paraId="6DBFE42A"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0.79</w:t>
            </w:r>
          </w:p>
        </w:tc>
      </w:tr>
      <w:tr w:rsidR="00EA6C1B" w:rsidRPr="00EA6C1B" w14:paraId="6E9D3AB3" w14:textId="77777777" w:rsidTr="00353519">
        <w:tc>
          <w:tcPr>
            <w:tcW w:w="796" w:type="dxa"/>
            <w:vMerge/>
            <w:tcBorders>
              <w:right w:val="single" w:sz="4" w:space="0" w:color="auto"/>
            </w:tcBorders>
          </w:tcPr>
          <w:p w14:paraId="41B3BE71"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279DCA19"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20</w:t>
            </w:r>
          </w:p>
        </w:tc>
        <w:tc>
          <w:tcPr>
            <w:tcW w:w="621" w:type="dxa"/>
          </w:tcPr>
          <w:p w14:paraId="6B5EDAC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30FBD8E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48BC592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7CB4FB1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46119DF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CE5C2E8"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0572FE4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7917B8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133DABF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3FF9D64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1199CDC" w14:textId="77777777" w:rsidTr="00353519">
        <w:tc>
          <w:tcPr>
            <w:tcW w:w="796" w:type="dxa"/>
            <w:vMerge/>
            <w:tcBorders>
              <w:right w:val="single" w:sz="4" w:space="0" w:color="auto"/>
            </w:tcBorders>
          </w:tcPr>
          <w:p w14:paraId="20E1E2FC"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14CD9E1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30</w:t>
            </w:r>
          </w:p>
        </w:tc>
        <w:tc>
          <w:tcPr>
            <w:tcW w:w="621" w:type="dxa"/>
          </w:tcPr>
          <w:p w14:paraId="2F358E5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34A2D19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654E43FF"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069380C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Pr>
          <w:p w14:paraId="63C1194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01F3ACB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7C35758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29EA3A0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19C0C65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13856FA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6E40780A" w14:textId="77777777" w:rsidTr="00353519">
        <w:tc>
          <w:tcPr>
            <w:tcW w:w="796" w:type="dxa"/>
            <w:vMerge/>
            <w:tcBorders>
              <w:right w:val="single" w:sz="4" w:space="0" w:color="auto"/>
            </w:tcBorders>
          </w:tcPr>
          <w:p w14:paraId="4EA35E11"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6C5C8A3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40</w:t>
            </w:r>
          </w:p>
        </w:tc>
        <w:tc>
          <w:tcPr>
            <w:tcW w:w="621" w:type="dxa"/>
          </w:tcPr>
          <w:p w14:paraId="352F55B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73F74EE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719BBBF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7E86622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0471066F"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7F1078B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35F3B44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61582A2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0E56585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2187B53C"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0.79</w:t>
            </w:r>
          </w:p>
        </w:tc>
      </w:tr>
      <w:tr w:rsidR="00EA6C1B" w:rsidRPr="00EA6C1B" w14:paraId="3C9BBE27" w14:textId="77777777" w:rsidTr="00353519">
        <w:trPr>
          <w:trHeight w:val="143"/>
        </w:trPr>
        <w:tc>
          <w:tcPr>
            <w:tcW w:w="796" w:type="dxa"/>
            <w:vMerge/>
            <w:tcBorders>
              <w:right w:val="single" w:sz="4" w:space="0" w:color="auto"/>
            </w:tcBorders>
          </w:tcPr>
          <w:p w14:paraId="3A4A0F25"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4633CD7E"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50</w:t>
            </w:r>
          </w:p>
        </w:tc>
        <w:tc>
          <w:tcPr>
            <w:tcW w:w="621" w:type="dxa"/>
          </w:tcPr>
          <w:p w14:paraId="4C5F2673"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0.74</w:t>
            </w:r>
          </w:p>
        </w:tc>
        <w:tc>
          <w:tcPr>
            <w:tcW w:w="621" w:type="dxa"/>
          </w:tcPr>
          <w:p w14:paraId="7952F525"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7E9397CE"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7F33B45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7D9A6D34"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c>
          <w:tcPr>
            <w:tcW w:w="621" w:type="dxa"/>
          </w:tcPr>
          <w:p w14:paraId="285C70F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0.78</w:t>
            </w:r>
          </w:p>
        </w:tc>
        <w:tc>
          <w:tcPr>
            <w:tcW w:w="621" w:type="dxa"/>
          </w:tcPr>
          <w:p w14:paraId="7D67283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0.79</w:t>
            </w:r>
          </w:p>
        </w:tc>
        <w:tc>
          <w:tcPr>
            <w:tcW w:w="621" w:type="dxa"/>
          </w:tcPr>
          <w:p w14:paraId="797EE0C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c>
          <w:tcPr>
            <w:tcW w:w="621" w:type="dxa"/>
          </w:tcPr>
          <w:p w14:paraId="13823CFD"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c>
          <w:tcPr>
            <w:tcW w:w="621" w:type="dxa"/>
          </w:tcPr>
          <w:p w14:paraId="066A71C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0EECE17" w14:textId="77777777" w:rsidTr="00353519">
        <w:trPr>
          <w:trHeight w:val="143"/>
        </w:trPr>
        <w:tc>
          <w:tcPr>
            <w:tcW w:w="796" w:type="dxa"/>
            <w:vMerge/>
            <w:tcBorders>
              <w:right w:val="single" w:sz="4" w:space="0" w:color="auto"/>
            </w:tcBorders>
          </w:tcPr>
          <w:p w14:paraId="3DDAB65C"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0A92B93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60</w:t>
            </w:r>
          </w:p>
        </w:tc>
        <w:tc>
          <w:tcPr>
            <w:tcW w:w="621" w:type="dxa"/>
          </w:tcPr>
          <w:p w14:paraId="39D966D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644B7F2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3F5AD43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1A8C06E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08F21D0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4B51074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Pr>
          <w:p w14:paraId="7E906E2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05DDCB3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28C9038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4298F4A9"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73D48B9" w14:textId="77777777" w:rsidTr="00353519">
        <w:trPr>
          <w:trHeight w:val="143"/>
        </w:trPr>
        <w:tc>
          <w:tcPr>
            <w:tcW w:w="796" w:type="dxa"/>
            <w:vMerge/>
            <w:tcBorders>
              <w:bottom w:val="single" w:sz="18" w:space="0" w:color="auto"/>
              <w:right w:val="single" w:sz="4" w:space="0" w:color="auto"/>
            </w:tcBorders>
          </w:tcPr>
          <w:p w14:paraId="646501E6"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bottom w:val="single" w:sz="18" w:space="0" w:color="auto"/>
            </w:tcBorders>
          </w:tcPr>
          <w:p w14:paraId="1206C194"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70</w:t>
            </w:r>
          </w:p>
        </w:tc>
        <w:tc>
          <w:tcPr>
            <w:tcW w:w="621" w:type="dxa"/>
            <w:tcBorders>
              <w:bottom w:val="single" w:sz="18" w:space="0" w:color="auto"/>
            </w:tcBorders>
          </w:tcPr>
          <w:p w14:paraId="283D14B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18" w:space="0" w:color="auto"/>
            </w:tcBorders>
          </w:tcPr>
          <w:p w14:paraId="4A50BB6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18" w:space="0" w:color="auto"/>
            </w:tcBorders>
          </w:tcPr>
          <w:p w14:paraId="163208C1"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18" w:space="0" w:color="auto"/>
            </w:tcBorders>
          </w:tcPr>
          <w:p w14:paraId="18869FA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bottom w:val="single" w:sz="18" w:space="0" w:color="auto"/>
            </w:tcBorders>
          </w:tcPr>
          <w:p w14:paraId="7FA7340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18" w:space="0" w:color="auto"/>
            </w:tcBorders>
          </w:tcPr>
          <w:p w14:paraId="4C83445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bottom w:val="single" w:sz="18" w:space="0" w:color="auto"/>
            </w:tcBorders>
          </w:tcPr>
          <w:p w14:paraId="62E16AC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bottom w:val="single" w:sz="18" w:space="0" w:color="auto"/>
            </w:tcBorders>
          </w:tcPr>
          <w:p w14:paraId="7CCA8F2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Borders>
              <w:bottom w:val="single" w:sz="18" w:space="0" w:color="auto"/>
            </w:tcBorders>
          </w:tcPr>
          <w:p w14:paraId="01E3188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Borders>
              <w:bottom w:val="single" w:sz="18" w:space="0" w:color="auto"/>
            </w:tcBorders>
          </w:tcPr>
          <w:p w14:paraId="0031880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9D4BDA4" w14:textId="77777777" w:rsidTr="00353519">
        <w:trPr>
          <w:trHeight w:val="143"/>
        </w:trPr>
        <w:tc>
          <w:tcPr>
            <w:tcW w:w="796" w:type="dxa"/>
            <w:vMerge w:val="restart"/>
            <w:tcBorders>
              <w:top w:val="single" w:sz="18" w:space="0" w:color="auto"/>
              <w:right w:val="single" w:sz="4" w:space="0" w:color="auto"/>
            </w:tcBorders>
          </w:tcPr>
          <w:p w14:paraId="551B9E3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HFD</w:t>
            </w:r>
          </w:p>
        </w:tc>
        <w:tc>
          <w:tcPr>
            <w:tcW w:w="1696" w:type="dxa"/>
            <w:tcBorders>
              <w:top w:val="single" w:sz="18" w:space="0" w:color="auto"/>
              <w:left w:val="single" w:sz="4" w:space="0" w:color="auto"/>
            </w:tcBorders>
          </w:tcPr>
          <w:p w14:paraId="1F90A83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w:t>
            </w:r>
          </w:p>
        </w:tc>
        <w:tc>
          <w:tcPr>
            <w:tcW w:w="621" w:type="dxa"/>
            <w:tcBorders>
              <w:top w:val="single" w:sz="18" w:space="0" w:color="auto"/>
            </w:tcBorders>
          </w:tcPr>
          <w:p w14:paraId="0B91DFAF"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lang w:bidi="ar-JO"/>
              </w:rPr>
              <w:t>0.76</w:t>
            </w:r>
          </w:p>
        </w:tc>
        <w:tc>
          <w:tcPr>
            <w:tcW w:w="621" w:type="dxa"/>
            <w:tcBorders>
              <w:top w:val="single" w:sz="18" w:space="0" w:color="auto"/>
            </w:tcBorders>
          </w:tcPr>
          <w:p w14:paraId="763EFBA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6949805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43CDBD3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Borders>
              <w:top w:val="single" w:sz="18" w:space="0" w:color="auto"/>
            </w:tcBorders>
          </w:tcPr>
          <w:p w14:paraId="46E0832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2E14546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5CF68FB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79F538D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Borders>
              <w:top w:val="single" w:sz="18" w:space="0" w:color="auto"/>
            </w:tcBorders>
          </w:tcPr>
          <w:p w14:paraId="4F91D77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Borders>
              <w:top w:val="single" w:sz="18" w:space="0" w:color="auto"/>
            </w:tcBorders>
          </w:tcPr>
          <w:p w14:paraId="2903976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0.73</w:t>
            </w:r>
          </w:p>
        </w:tc>
      </w:tr>
      <w:tr w:rsidR="00EA6C1B" w:rsidRPr="00EA6C1B" w14:paraId="097A5EF4" w14:textId="77777777" w:rsidTr="00353519">
        <w:trPr>
          <w:trHeight w:val="143"/>
        </w:trPr>
        <w:tc>
          <w:tcPr>
            <w:tcW w:w="796" w:type="dxa"/>
            <w:vMerge/>
            <w:tcBorders>
              <w:right w:val="single" w:sz="4" w:space="0" w:color="auto"/>
            </w:tcBorders>
          </w:tcPr>
          <w:p w14:paraId="417BE0EB"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487074E2"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20</w:t>
            </w:r>
          </w:p>
        </w:tc>
        <w:tc>
          <w:tcPr>
            <w:tcW w:w="621" w:type="dxa"/>
          </w:tcPr>
          <w:p w14:paraId="1D40CFF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5A7692E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11EEFB98"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1836AED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04DF3A6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0.73</w:t>
            </w:r>
          </w:p>
        </w:tc>
        <w:tc>
          <w:tcPr>
            <w:tcW w:w="621" w:type="dxa"/>
          </w:tcPr>
          <w:p w14:paraId="02D0BE1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1D193A1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BD5837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7921E65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48E7DBC"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0.74</w:t>
            </w:r>
          </w:p>
        </w:tc>
      </w:tr>
      <w:tr w:rsidR="00EA6C1B" w:rsidRPr="00EA6C1B" w14:paraId="486A8CB6" w14:textId="77777777" w:rsidTr="00353519">
        <w:trPr>
          <w:trHeight w:val="143"/>
        </w:trPr>
        <w:tc>
          <w:tcPr>
            <w:tcW w:w="796" w:type="dxa"/>
            <w:vMerge/>
            <w:tcBorders>
              <w:right w:val="single" w:sz="4" w:space="0" w:color="auto"/>
            </w:tcBorders>
          </w:tcPr>
          <w:p w14:paraId="36997F52"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39B64DF9"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30</w:t>
            </w:r>
          </w:p>
        </w:tc>
        <w:tc>
          <w:tcPr>
            <w:tcW w:w="621" w:type="dxa"/>
          </w:tcPr>
          <w:p w14:paraId="21DA137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462A679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63D4189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5AC1314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408D30E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03994D1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B2FDA1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5CDFFD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2ADDAFE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15B1287A"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r>
      <w:tr w:rsidR="00EA6C1B" w:rsidRPr="00EA6C1B" w14:paraId="2A9C9DC0" w14:textId="77777777" w:rsidTr="00353519">
        <w:trPr>
          <w:trHeight w:val="143"/>
        </w:trPr>
        <w:tc>
          <w:tcPr>
            <w:tcW w:w="796" w:type="dxa"/>
            <w:vMerge/>
            <w:tcBorders>
              <w:right w:val="single" w:sz="4" w:space="0" w:color="auto"/>
            </w:tcBorders>
          </w:tcPr>
          <w:p w14:paraId="3AA50B64"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68B2DD0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40</w:t>
            </w:r>
          </w:p>
        </w:tc>
        <w:tc>
          <w:tcPr>
            <w:tcW w:w="621" w:type="dxa"/>
          </w:tcPr>
          <w:p w14:paraId="30D676B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2E951928"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8F2E2B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08F0F98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1FA252F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315699A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251DBD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Pr>
          <w:p w14:paraId="796C5D3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0.73</w:t>
            </w:r>
          </w:p>
        </w:tc>
        <w:tc>
          <w:tcPr>
            <w:tcW w:w="621" w:type="dxa"/>
          </w:tcPr>
          <w:p w14:paraId="4D41D09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70EC0C3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r>
      <w:tr w:rsidR="00EA6C1B" w:rsidRPr="00EA6C1B" w14:paraId="260D3607" w14:textId="77777777" w:rsidTr="00353519">
        <w:trPr>
          <w:trHeight w:val="143"/>
        </w:trPr>
        <w:tc>
          <w:tcPr>
            <w:tcW w:w="796" w:type="dxa"/>
            <w:vMerge/>
            <w:tcBorders>
              <w:right w:val="single" w:sz="4" w:space="0" w:color="auto"/>
            </w:tcBorders>
          </w:tcPr>
          <w:p w14:paraId="555CA298"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5DD684D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50</w:t>
            </w:r>
          </w:p>
        </w:tc>
        <w:tc>
          <w:tcPr>
            <w:tcW w:w="621" w:type="dxa"/>
          </w:tcPr>
          <w:p w14:paraId="09B44F2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654E6E53"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c>
          <w:tcPr>
            <w:tcW w:w="621" w:type="dxa"/>
          </w:tcPr>
          <w:p w14:paraId="0CEB6575"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c>
          <w:tcPr>
            <w:tcW w:w="621" w:type="dxa"/>
          </w:tcPr>
          <w:p w14:paraId="3DA0044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3ED122A3"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782A90F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1407639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0.78</w:t>
            </w:r>
          </w:p>
        </w:tc>
        <w:tc>
          <w:tcPr>
            <w:tcW w:w="621" w:type="dxa"/>
          </w:tcPr>
          <w:p w14:paraId="7A836872"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1E4AD52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37DFF6D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r>
      <w:tr w:rsidR="00EA6C1B" w:rsidRPr="00EA6C1B" w14:paraId="625DFC3A" w14:textId="77777777" w:rsidTr="00353519">
        <w:trPr>
          <w:trHeight w:val="143"/>
        </w:trPr>
        <w:tc>
          <w:tcPr>
            <w:tcW w:w="796" w:type="dxa"/>
            <w:vMerge/>
            <w:tcBorders>
              <w:right w:val="single" w:sz="4" w:space="0" w:color="auto"/>
            </w:tcBorders>
          </w:tcPr>
          <w:p w14:paraId="63DE6C8E"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66F75E6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60</w:t>
            </w:r>
          </w:p>
        </w:tc>
        <w:tc>
          <w:tcPr>
            <w:tcW w:w="621" w:type="dxa"/>
          </w:tcPr>
          <w:p w14:paraId="3AED4E9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3CECC10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1B6495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29295F7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3340E4B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5B9279E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1D5B425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510D295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00F80D1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471A98A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r>
      <w:tr w:rsidR="004C2060" w:rsidRPr="00EA6C1B" w14:paraId="17924620" w14:textId="77777777" w:rsidTr="00353519">
        <w:trPr>
          <w:trHeight w:val="143"/>
        </w:trPr>
        <w:tc>
          <w:tcPr>
            <w:tcW w:w="796" w:type="dxa"/>
            <w:vMerge/>
            <w:tcBorders>
              <w:bottom w:val="single" w:sz="4" w:space="0" w:color="auto"/>
              <w:right w:val="single" w:sz="4" w:space="0" w:color="auto"/>
            </w:tcBorders>
          </w:tcPr>
          <w:p w14:paraId="4AA23B06"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bottom w:val="single" w:sz="4" w:space="0" w:color="auto"/>
            </w:tcBorders>
          </w:tcPr>
          <w:p w14:paraId="4CBF3BF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70</w:t>
            </w:r>
          </w:p>
        </w:tc>
        <w:tc>
          <w:tcPr>
            <w:tcW w:w="621" w:type="dxa"/>
            <w:tcBorders>
              <w:bottom w:val="single" w:sz="4" w:space="0" w:color="auto"/>
            </w:tcBorders>
          </w:tcPr>
          <w:p w14:paraId="5F6CEE1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Borders>
              <w:bottom w:val="single" w:sz="4" w:space="0" w:color="auto"/>
            </w:tcBorders>
          </w:tcPr>
          <w:p w14:paraId="70F7B7E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Borders>
              <w:bottom w:val="single" w:sz="4" w:space="0" w:color="auto"/>
            </w:tcBorders>
          </w:tcPr>
          <w:p w14:paraId="6A5641C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0A263FB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78663F51"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0597F45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4" w:space="0" w:color="auto"/>
            </w:tcBorders>
          </w:tcPr>
          <w:p w14:paraId="3185BFC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4" w:space="0" w:color="auto"/>
            </w:tcBorders>
          </w:tcPr>
          <w:p w14:paraId="731B90D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Borders>
              <w:bottom w:val="single" w:sz="4" w:space="0" w:color="auto"/>
            </w:tcBorders>
          </w:tcPr>
          <w:p w14:paraId="03901D2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4ABB8962"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r>
    </w:tbl>
    <w:p w14:paraId="14789607" w14:textId="77777777" w:rsidR="000B4D94" w:rsidRPr="00EA6C1B" w:rsidRDefault="000B4D94" w:rsidP="00DB0585">
      <w:pPr>
        <w:spacing w:line="360" w:lineRule="auto"/>
        <w:ind w:firstLine="720"/>
        <w:jc w:val="both"/>
        <w:rPr>
          <w:rFonts w:asciiTheme="majorBidi" w:hAnsiTheme="majorBidi" w:cstheme="majorBidi"/>
          <w:lang w:bidi="ar-JO"/>
        </w:rPr>
      </w:pPr>
    </w:p>
    <w:p w14:paraId="667DCC73" w14:textId="2D44FB43" w:rsidR="000741A3" w:rsidRDefault="009C72C0" w:rsidP="000741A3">
      <w:pPr>
        <w:shd w:val="clear" w:color="auto" w:fill="FFFFFF" w:themeFill="background1"/>
        <w:spacing w:after="0" w:line="360" w:lineRule="auto"/>
        <w:ind w:firstLine="720"/>
        <w:jc w:val="both"/>
        <w:outlineLvl w:val="0"/>
        <w:rPr>
          <w:rFonts w:asciiTheme="majorBidi" w:hAnsiTheme="majorBidi" w:cstheme="majorBidi"/>
        </w:rPr>
      </w:pPr>
      <w:r w:rsidRPr="00EA6C1B">
        <w:rPr>
          <w:rFonts w:asciiTheme="majorBidi" w:hAnsiTheme="majorBidi" w:cstheme="majorBidi"/>
          <w:lang w:bidi="ar-JO"/>
        </w:rPr>
        <w:t>Table</w:t>
      </w:r>
      <w:r w:rsidR="00B25123" w:rsidRPr="00EA6C1B">
        <w:rPr>
          <w:rFonts w:asciiTheme="majorBidi" w:hAnsiTheme="majorBidi" w:cstheme="majorBidi"/>
          <w:lang w:bidi="ar-JO"/>
        </w:rPr>
        <w:t>s</w:t>
      </w:r>
      <w:r w:rsidRPr="00EA6C1B">
        <w:rPr>
          <w:rFonts w:asciiTheme="majorBidi" w:hAnsiTheme="majorBidi" w:cstheme="majorBidi"/>
          <w:lang w:bidi="ar-JO"/>
        </w:rPr>
        <w:t xml:space="preserve"> </w:t>
      </w:r>
      <w:r w:rsidR="00F34F9C" w:rsidRPr="00EA6C1B">
        <w:rPr>
          <w:rFonts w:asciiTheme="majorBidi" w:hAnsiTheme="majorBidi" w:cstheme="majorBidi"/>
          <w:lang w:bidi="ar-JO"/>
        </w:rPr>
        <w:t>9</w:t>
      </w:r>
      <w:r w:rsidR="006F7EDD" w:rsidRPr="00EA6C1B">
        <w:rPr>
          <w:rFonts w:asciiTheme="majorBidi" w:hAnsiTheme="majorBidi" w:cstheme="majorBidi"/>
          <w:lang w:bidi="ar-JO"/>
        </w:rPr>
        <w:t xml:space="preserve"> and </w:t>
      </w:r>
      <w:r w:rsidR="00F34F9C" w:rsidRPr="00EA6C1B">
        <w:rPr>
          <w:rFonts w:asciiTheme="majorBidi" w:hAnsiTheme="majorBidi" w:cstheme="majorBidi"/>
          <w:lang w:bidi="ar-JO"/>
        </w:rPr>
        <w:t>10</w:t>
      </w:r>
      <w:r w:rsidRPr="00EA6C1B">
        <w:rPr>
          <w:rFonts w:asciiTheme="majorBidi" w:hAnsiTheme="majorBidi" w:cstheme="majorBidi"/>
          <w:lang w:bidi="ar-JO"/>
        </w:rPr>
        <w:t xml:space="preserve"> </w:t>
      </w:r>
      <w:r w:rsidR="006F7EDD" w:rsidRPr="00EA6C1B">
        <w:rPr>
          <w:rFonts w:asciiTheme="majorBidi" w:hAnsiTheme="majorBidi" w:cstheme="majorBidi"/>
          <w:lang w:bidi="ar-JO"/>
        </w:rPr>
        <w:t xml:space="preserve">present the evaluation results </w:t>
      </w:r>
      <w:r w:rsidR="00BC3321" w:rsidRPr="00EA6C1B">
        <w:rPr>
          <w:rFonts w:asciiTheme="majorBidi" w:hAnsiTheme="majorBidi" w:cstheme="majorBidi"/>
          <w:lang w:bidi="ar-JO"/>
        </w:rPr>
        <w:t xml:space="preserve">for the CFA and GA </w:t>
      </w:r>
      <w:r w:rsidR="00780372" w:rsidRPr="00EA6C1B">
        <w:rPr>
          <w:rFonts w:asciiTheme="majorBidi" w:hAnsiTheme="majorBidi" w:cstheme="majorBidi"/>
          <w:lang w:bidi="ar-JO"/>
        </w:rPr>
        <w:t xml:space="preserve">on </w:t>
      </w:r>
      <w:r w:rsidR="006F7EDD" w:rsidRPr="00EA6C1B">
        <w:rPr>
          <w:rFonts w:asciiTheme="majorBidi" w:hAnsiTheme="majorBidi" w:cstheme="majorBidi"/>
          <w:lang w:bidi="ar-JO"/>
        </w:rPr>
        <w:t>PID and HFD</w:t>
      </w:r>
      <w:r w:rsidR="00780372" w:rsidRPr="00EA6C1B">
        <w:rPr>
          <w:rFonts w:asciiTheme="majorBidi" w:hAnsiTheme="majorBidi" w:cstheme="majorBidi"/>
          <w:lang w:bidi="ar-JO"/>
        </w:rPr>
        <w:t xml:space="preserve"> datasets</w:t>
      </w:r>
      <w:r w:rsidR="006F7EDD" w:rsidRPr="00EA6C1B">
        <w:rPr>
          <w:rFonts w:asciiTheme="majorBidi" w:hAnsiTheme="majorBidi" w:cstheme="majorBidi"/>
          <w:lang w:bidi="ar-JO"/>
        </w:rPr>
        <w:t>, respectively, in terms of</w:t>
      </w:r>
      <w:r w:rsidR="007452FD" w:rsidRPr="00EA6C1B">
        <w:rPr>
          <w:rFonts w:asciiTheme="majorBidi" w:hAnsiTheme="majorBidi" w:cstheme="majorBidi"/>
          <w:lang w:bidi="ar-JO"/>
        </w:rPr>
        <w:t xml:space="preserve"> accuracy,</w:t>
      </w:r>
      <w:r w:rsidR="006F7EDD" w:rsidRPr="00EA6C1B">
        <w:rPr>
          <w:rFonts w:asciiTheme="majorBidi" w:hAnsiTheme="majorBidi" w:cstheme="majorBidi"/>
          <w:lang w:bidi="ar-JO"/>
        </w:rPr>
        <w:t xml:space="preserve"> Kappa</w:t>
      </w:r>
      <w:r w:rsidR="00B10086">
        <w:rPr>
          <w:rFonts w:asciiTheme="majorBidi" w:hAnsiTheme="majorBidi" w:cstheme="majorBidi"/>
          <w:lang w:bidi="ar-JO"/>
        </w:rPr>
        <w:t>,</w:t>
      </w:r>
      <w:r w:rsidR="007452FD" w:rsidRPr="00EA6C1B">
        <w:rPr>
          <w:rFonts w:asciiTheme="majorBidi" w:hAnsiTheme="majorBidi" w:cstheme="majorBidi"/>
          <w:lang w:bidi="ar-JO"/>
        </w:rPr>
        <w:t xml:space="preserve"> and</w:t>
      </w:r>
      <w:r w:rsidR="006F7EDD" w:rsidRPr="00EA6C1B">
        <w:rPr>
          <w:rFonts w:asciiTheme="majorBidi" w:hAnsiTheme="majorBidi" w:cstheme="majorBidi"/>
          <w:lang w:bidi="ar-JO"/>
        </w:rPr>
        <w:t xml:space="preserve"> MAE</w:t>
      </w:r>
      <w:r w:rsidR="007452FD" w:rsidRPr="00EA6C1B">
        <w:rPr>
          <w:rFonts w:asciiTheme="majorBidi" w:hAnsiTheme="majorBidi" w:cstheme="majorBidi"/>
          <w:lang w:bidi="ar-JO"/>
        </w:rPr>
        <w:t xml:space="preserve">. </w:t>
      </w:r>
      <w:r w:rsidR="008E7F28" w:rsidRPr="00EA6C1B">
        <w:rPr>
          <w:rFonts w:asciiTheme="majorBidi" w:hAnsiTheme="majorBidi" w:cstheme="majorBidi"/>
          <w:lang w:bidi="ar-JO"/>
        </w:rPr>
        <w:t xml:space="preserve">In terms of accuracy, </w:t>
      </w:r>
      <w:r w:rsidR="000D6F28" w:rsidRPr="00EA6C1B">
        <w:rPr>
          <w:rFonts w:asciiTheme="majorBidi" w:hAnsiTheme="majorBidi" w:cstheme="majorBidi"/>
          <w:lang w:bidi="ar-JO"/>
        </w:rPr>
        <w:t>i</w:t>
      </w:r>
      <w:r w:rsidR="00B25123" w:rsidRPr="00EA6C1B">
        <w:rPr>
          <w:rFonts w:asciiTheme="majorBidi" w:hAnsiTheme="majorBidi" w:cstheme="majorBidi"/>
          <w:lang w:bidi="ar-JO"/>
        </w:rPr>
        <w:t xml:space="preserve">t is clear from the results that CFA </w:t>
      </w:r>
      <w:r w:rsidR="00780372" w:rsidRPr="00B10086">
        <w:rPr>
          <w:rFonts w:asciiTheme="majorBidi" w:hAnsiTheme="majorBidi" w:cstheme="majorBidi"/>
          <w:highlight w:val="yellow"/>
          <w:lang w:bidi="ar-JO"/>
        </w:rPr>
        <w:t>ha</w:t>
      </w:r>
      <w:r w:rsidR="00B10086" w:rsidRPr="00B10086">
        <w:rPr>
          <w:rFonts w:asciiTheme="majorBidi" w:hAnsiTheme="majorBidi" w:cstheme="majorBidi"/>
          <w:highlight w:val="yellow"/>
          <w:lang w:bidi="ar-JO"/>
        </w:rPr>
        <w:t>s</w:t>
      </w:r>
      <w:r w:rsidR="00B25123" w:rsidRPr="00EA6C1B">
        <w:rPr>
          <w:rFonts w:asciiTheme="majorBidi" w:hAnsiTheme="majorBidi" w:cstheme="majorBidi"/>
          <w:lang w:bidi="ar-JO"/>
        </w:rPr>
        <w:t xml:space="preserve"> better </w:t>
      </w:r>
      <w:r w:rsidR="007452FD" w:rsidRPr="00EA6C1B">
        <w:rPr>
          <w:rFonts w:asciiTheme="majorBidi" w:hAnsiTheme="majorBidi" w:cstheme="majorBidi"/>
          <w:lang w:bidi="ar-JO"/>
        </w:rPr>
        <w:t>results</w:t>
      </w:r>
      <w:r w:rsidR="00B25123" w:rsidRPr="00EA6C1B">
        <w:rPr>
          <w:rFonts w:asciiTheme="majorBidi" w:hAnsiTheme="majorBidi" w:cstheme="majorBidi"/>
          <w:lang w:bidi="ar-JO"/>
        </w:rPr>
        <w:t xml:space="preserve"> </w:t>
      </w:r>
      <w:r w:rsidR="00780372" w:rsidRPr="00EA6C1B">
        <w:rPr>
          <w:rFonts w:asciiTheme="majorBidi" w:hAnsiTheme="majorBidi" w:cstheme="majorBidi"/>
          <w:lang w:bidi="ar-JO"/>
        </w:rPr>
        <w:t>compared to</w:t>
      </w:r>
      <w:r w:rsidR="00DF6DEE" w:rsidRPr="00EA6C1B">
        <w:rPr>
          <w:rFonts w:asciiTheme="majorBidi" w:hAnsiTheme="majorBidi" w:cstheme="majorBidi"/>
          <w:lang w:bidi="ar-JO"/>
        </w:rPr>
        <w:t xml:space="preserve"> GA </w:t>
      </w:r>
      <w:r w:rsidR="00780372" w:rsidRPr="00EA6C1B">
        <w:rPr>
          <w:rFonts w:asciiTheme="majorBidi" w:hAnsiTheme="majorBidi" w:cstheme="majorBidi"/>
          <w:lang w:bidi="ar-JO"/>
        </w:rPr>
        <w:t>on</w:t>
      </w:r>
      <w:r w:rsidR="00DF6DEE" w:rsidRPr="00EA6C1B">
        <w:rPr>
          <w:rFonts w:asciiTheme="majorBidi" w:hAnsiTheme="majorBidi" w:cstheme="majorBidi"/>
          <w:lang w:bidi="ar-JO"/>
        </w:rPr>
        <w:t xml:space="preserve"> the HFD</w:t>
      </w:r>
      <w:r w:rsidR="00E967F4" w:rsidRPr="00EA6C1B">
        <w:rPr>
          <w:rFonts w:asciiTheme="majorBidi" w:hAnsiTheme="majorBidi" w:cstheme="majorBidi"/>
          <w:lang w:bidi="ar-JO"/>
        </w:rPr>
        <w:t xml:space="preserve"> dataset</w:t>
      </w:r>
      <w:r w:rsidR="00DF6DEE" w:rsidRPr="00EA6C1B">
        <w:rPr>
          <w:rFonts w:asciiTheme="majorBidi" w:hAnsiTheme="majorBidi" w:cstheme="majorBidi"/>
          <w:lang w:bidi="ar-JO"/>
        </w:rPr>
        <w:t>, and the highest accuracy</w:t>
      </w:r>
      <w:r w:rsidR="00780372" w:rsidRPr="00EA6C1B">
        <w:rPr>
          <w:rFonts w:asciiTheme="majorBidi" w:hAnsiTheme="majorBidi" w:cstheme="majorBidi"/>
          <w:lang w:bidi="ar-JO"/>
        </w:rPr>
        <w:t xml:space="preserve"> values</w:t>
      </w:r>
      <w:r w:rsidR="00DF6DEE" w:rsidRPr="00EA6C1B">
        <w:rPr>
          <w:rFonts w:asciiTheme="majorBidi" w:hAnsiTheme="majorBidi" w:cstheme="majorBidi"/>
          <w:lang w:bidi="ar-JO"/>
        </w:rPr>
        <w:t xml:space="preserve"> </w:t>
      </w:r>
      <w:r w:rsidR="00780372" w:rsidRPr="00EA6C1B">
        <w:rPr>
          <w:rFonts w:asciiTheme="majorBidi" w:hAnsiTheme="majorBidi" w:cstheme="majorBidi"/>
          <w:lang w:bidi="ar-JO"/>
        </w:rPr>
        <w:t>were</w:t>
      </w:r>
      <w:r w:rsidR="00DF6DEE" w:rsidRPr="00EA6C1B">
        <w:rPr>
          <w:rFonts w:asciiTheme="majorBidi" w:hAnsiTheme="majorBidi" w:cstheme="majorBidi"/>
          <w:lang w:bidi="ar-JO"/>
        </w:rPr>
        <w:t xml:space="preserve"> achieved with </w:t>
      </w:r>
      <w:r w:rsidR="00B10086" w:rsidRPr="00B10086">
        <w:rPr>
          <w:rFonts w:asciiTheme="majorBidi" w:hAnsiTheme="majorBidi" w:cstheme="majorBidi"/>
          <w:highlight w:val="yellow"/>
          <w:lang w:bidi="ar-JO"/>
        </w:rPr>
        <w:t>the</w:t>
      </w:r>
      <w:r w:rsidR="00B10086">
        <w:rPr>
          <w:rFonts w:asciiTheme="majorBidi" w:hAnsiTheme="majorBidi" w:cstheme="majorBidi"/>
          <w:lang w:bidi="ar-JO"/>
        </w:rPr>
        <w:t xml:space="preserve"> </w:t>
      </w:r>
      <w:r w:rsidR="00DF6DEE" w:rsidRPr="00EA6C1B">
        <w:rPr>
          <w:rFonts w:asciiTheme="majorBidi" w:hAnsiTheme="majorBidi" w:cstheme="majorBidi"/>
          <w:lang w:bidi="ar-JO"/>
        </w:rPr>
        <w:t>RF classifier (</w:t>
      </w:r>
      <w:r w:rsidR="00780372" w:rsidRPr="00EA6C1B">
        <w:rPr>
          <w:rFonts w:asciiTheme="majorBidi" w:hAnsiTheme="majorBidi" w:cstheme="majorBidi"/>
          <w:lang w:bidi="ar-JO"/>
        </w:rPr>
        <w:t xml:space="preserve">maximum accuracy = </w:t>
      </w:r>
      <w:r w:rsidR="00DF6DEE" w:rsidRPr="00EA6C1B">
        <w:rPr>
          <w:rFonts w:asciiTheme="majorBidi" w:hAnsiTheme="majorBidi" w:cstheme="majorBidi"/>
          <w:lang w:bidi="ar-JO"/>
        </w:rPr>
        <w:t>0.97)</w:t>
      </w:r>
      <w:r w:rsidR="000A6DAC">
        <w:rPr>
          <w:rFonts w:asciiTheme="majorBidi" w:hAnsiTheme="majorBidi" w:cstheme="majorBidi"/>
          <w:lang w:bidi="ar-JO"/>
        </w:rPr>
        <w:t xml:space="preserve"> </w:t>
      </w:r>
      <w:commentRangeStart w:id="6"/>
      <w:commentRangeStart w:id="7"/>
      <w:r w:rsidR="000A6DAC" w:rsidRPr="000A6DAC">
        <w:rPr>
          <w:rFonts w:asciiTheme="majorBidi" w:hAnsiTheme="majorBidi" w:cstheme="majorBidi"/>
          <w:highlight w:val="green"/>
          <w:lang w:bidi="ar-JO"/>
        </w:rPr>
        <w:t>since</w:t>
      </w:r>
      <w:commentRangeEnd w:id="6"/>
      <w:r w:rsidR="000A6DAC">
        <w:rPr>
          <w:rStyle w:val="CommentReference"/>
        </w:rPr>
        <w:commentReference w:id="6"/>
      </w:r>
      <w:commentRangeEnd w:id="7"/>
      <w:r w:rsidR="007F3138">
        <w:rPr>
          <w:rStyle w:val="CommentReference"/>
        </w:rPr>
        <w:commentReference w:id="7"/>
      </w:r>
      <w:r w:rsidR="000A6DAC" w:rsidRPr="000A6DAC">
        <w:rPr>
          <w:rFonts w:asciiTheme="majorBidi" w:hAnsiTheme="majorBidi" w:cstheme="majorBidi"/>
          <w:highlight w:val="green"/>
          <w:lang w:bidi="ar-JO"/>
        </w:rPr>
        <w:t>…</w:t>
      </w:r>
      <w:r w:rsidR="00B25123" w:rsidRPr="000A6DAC">
        <w:rPr>
          <w:rFonts w:asciiTheme="majorBidi" w:hAnsiTheme="majorBidi" w:cstheme="majorBidi"/>
          <w:highlight w:val="green"/>
          <w:lang w:bidi="ar-JO"/>
        </w:rPr>
        <w:t>.</w:t>
      </w:r>
      <w:r w:rsidR="00DF6DEE" w:rsidRPr="00EA6C1B">
        <w:rPr>
          <w:rFonts w:asciiTheme="majorBidi" w:hAnsiTheme="majorBidi" w:cstheme="majorBidi"/>
          <w:lang w:bidi="ar-JO"/>
        </w:rPr>
        <w:t xml:space="preserve"> </w:t>
      </w:r>
      <w:r w:rsidR="00780372" w:rsidRPr="00EA6C1B">
        <w:rPr>
          <w:rFonts w:asciiTheme="majorBidi" w:hAnsiTheme="majorBidi" w:cstheme="majorBidi"/>
          <w:lang w:bidi="ar-JO"/>
        </w:rPr>
        <w:t>However, t</w:t>
      </w:r>
      <w:r w:rsidR="00E967F4" w:rsidRPr="00EA6C1B">
        <w:rPr>
          <w:rFonts w:asciiTheme="majorBidi" w:hAnsiTheme="majorBidi" w:cstheme="majorBidi"/>
          <w:lang w:bidi="ar-JO"/>
        </w:rPr>
        <w:t xml:space="preserve">his was not the case </w:t>
      </w:r>
      <w:r w:rsidR="00B10086" w:rsidRPr="00B10086">
        <w:rPr>
          <w:rFonts w:asciiTheme="majorBidi" w:hAnsiTheme="majorBidi" w:cstheme="majorBidi"/>
          <w:highlight w:val="yellow"/>
          <w:lang w:bidi="ar-JO"/>
        </w:rPr>
        <w:t>i</w:t>
      </w:r>
      <w:r w:rsidR="00780372" w:rsidRPr="00B10086">
        <w:rPr>
          <w:rFonts w:asciiTheme="majorBidi" w:hAnsiTheme="majorBidi" w:cstheme="majorBidi"/>
          <w:highlight w:val="yellow"/>
          <w:lang w:bidi="ar-JO"/>
        </w:rPr>
        <w:t>n</w:t>
      </w:r>
      <w:r w:rsidR="00E967F4" w:rsidRPr="00EA6C1B">
        <w:rPr>
          <w:rFonts w:asciiTheme="majorBidi" w:hAnsiTheme="majorBidi" w:cstheme="majorBidi"/>
          <w:lang w:bidi="ar-JO"/>
        </w:rPr>
        <w:t xml:space="preserve"> the PID dataset. The accuracy results for the CFA and GA </w:t>
      </w:r>
      <w:r w:rsidR="00780372" w:rsidRPr="00EA6C1B">
        <w:rPr>
          <w:rFonts w:asciiTheme="majorBidi" w:hAnsiTheme="majorBidi" w:cstheme="majorBidi"/>
          <w:lang w:bidi="ar-JO"/>
        </w:rPr>
        <w:t xml:space="preserve">on PID </w:t>
      </w:r>
      <w:r w:rsidR="00E967F4" w:rsidRPr="00EA6C1B">
        <w:rPr>
          <w:rFonts w:asciiTheme="majorBidi" w:hAnsiTheme="majorBidi" w:cstheme="majorBidi"/>
          <w:lang w:bidi="ar-JO"/>
        </w:rPr>
        <w:t xml:space="preserve">varied </w:t>
      </w:r>
      <w:r w:rsidR="007452FD" w:rsidRPr="00EA6C1B">
        <w:rPr>
          <w:rFonts w:asciiTheme="majorBidi" w:hAnsiTheme="majorBidi" w:cstheme="majorBidi"/>
          <w:lang w:bidi="ar-JO"/>
        </w:rPr>
        <w:t>through</w:t>
      </w:r>
      <w:r w:rsidR="00780372" w:rsidRPr="00EA6C1B">
        <w:rPr>
          <w:rFonts w:asciiTheme="majorBidi" w:hAnsiTheme="majorBidi" w:cstheme="majorBidi"/>
          <w:lang w:bidi="ar-JO"/>
        </w:rPr>
        <w:t xml:space="preserve"> </w:t>
      </w:r>
      <w:r w:rsidR="00E967F4" w:rsidRPr="00EA6C1B">
        <w:rPr>
          <w:rFonts w:asciiTheme="majorBidi" w:hAnsiTheme="majorBidi" w:cstheme="majorBidi"/>
          <w:lang w:bidi="ar-JO"/>
        </w:rPr>
        <w:t xml:space="preserve">different classifiers. The results showed that the CFA provided better </w:t>
      </w:r>
      <w:r w:rsidR="00780372" w:rsidRPr="00EA6C1B">
        <w:rPr>
          <w:rFonts w:asciiTheme="majorBidi" w:hAnsiTheme="majorBidi" w:cstheme="majorBidi"/>
          <w:lang w:bidi="ar-JO"/>
        </w:rPr>
        <w:t xml:space="preserve">accuracy </w:t>
      </w:r>
      <w:r w:rsidR="00E967F4" w:rsidRPr="00EA6C1B">
        <w:rPr>
          <w:rFonts w:asciiTheme="majorBidi" w:hAnsiTheme="majorBidi" w:cstheme="majorBidi"/>
          <w:lang w:bidi="ar-JO"/>
        </w:rPr>
        <w:t>results with LR, SVM, and NB</w:t>
      </w:r>
      <w:r w:rsidR="00780372" w:rsidRPr="00EA6C1B">
        <w:rPr>
          <w:rFonts w:asciiTheme="majorBidi" w:hAnsiTheme="majorBidi" w:cstheme="majorBidi"/>
          <w:lang w:bidi="ar-JO"/>
        </w:rPr>
        <w:t xml:space="preserve"> classifiers</w:t>
      </w:r>
      <w:r w:rsidR="00C7085E" w:rsidRPr="00EA6C1B">
        <w:rPr>
          <w:rFonts w:asciiTheme="majorBidi" w:hAnsiTheme="majorBidi" w:cstheme="majorBidi"/>
          <w:lang w:bidi="ar-JO"/>
        </w:rPr>
        <w:t xml:space="preserve">. This shows that the CFA works well with larger datasets, in particular </w:t>
      </w:r>
      <w:r w:rsidR="00F32145" w:rsidRPr="00EA6C1B">
        <w:rPr>
          <w:rFonts w:asciiTheme="majorBidi" w:hAnsiTheme="majorBidi" w:cstheme="majorBidi"/>
          <w:lang w:bidi="ar-JO"/>
        </w:rPr>
        <w:t>w</w:t>
      </w:r>
      <w:r w:rsidR="008E7F28" w:rsidRPr="00EA6C1B">
        <w:rPr>
          <w:rFonts w:asciiTheme="majorBidi" w:hAnsiTheme="majorBidi" w:cstheme="majorBidi"/>
          <w:lang w:bidi="ar-JO"/>
        </w:rPr>
        <w:t>ith</w:t>
      </w:r>
      <w:r w:rsidR="00C7085E" w:rsidRPr="00EA6C1B">
        <w:rPr>
          <w:rFonts w:asciiTheme="majorBidi" w:hAnsiTheme="majorBidi" w:cstheme="majorBidi"/>
          <w:lang w:bidi="ar-JO"/>
        </w:rPr>
        <w:t xml:space="preserve"> </w:t>
      </w:r>
      <w:r w:rsidR="007452FD" w:rsidRPr="00EA6C1B">
        <w:rPr>
          <w:rFonts w:asciiTheme="majorBidi" w:hAnsiTheme="majorBidi" w:cstheme="majorBidi"/>
          <w:lang w:bidi="ar-JO"/>
        </w:rPr>
        <w:t xml:space="preserve">the </w:t>
      </w:r>
      <w:r w:rsidR="00C7085E" w:rsidRPr="00EA6C1B">
        <w:rPr>
          <w:rFonts w:asciiTheme="majorBidi" w:hAnsiTheme="majorBidi" w:cstheme="majorBidi"/>
          <w:lang w:bidi="ar-JO"/>
        </w:rPr>
        <w:t>RF and DT classifiers</w:t>
      </w:r>
      <w:r w:rsidR="008E7F28" w:rsidRPr="00EA6C1B">
        <w:rPr>
          <w:rFonts w:asciiTheme="majorBidi" w:hAnsiTheme="majorBidi" w:cstheme="majorBidi"/>
          <w:lang w:bidi="ar-JO"/>
        </w:rPr>
        <w:t>.</w:t>
      </w:r>
      <w:r w:rsidR="004433D9" w:rsidRPr="00EA6C1B">
        <w:rPr>
          <w:rFonts w:asciiTheme="majorBidi" w:hAnsiTheme="majorBidi" w:cstheme="majorBidi"/>
          <w:lang w:bidi="ar-JO"/>
        </w:rPr>
        <w:t xml:space="preserve"> </w:t>
      </w:r>
      <w:r w:rsidR="00E97BB2" w:rsidRPr="00EA6C1B">
        <w:rPr>
          <w:rFonts w:asciiTheme="majorBidi" w:hAnsiTheme="majorBidi" w:cstheme="majorBidi"/>
          <w:lang w:bidi="ar-JO"/>
        </w:rPr>
        <w:t xml:space="preserve"> </w:t>
      </w:r>
      <w:r w:rsidR="00F35446" w:rsidRPr="00EA6C1B">
        <w:rPr>
          <w:rFonts w:asciiTheme="majorBidi" w:hAnsiTheme="majorBidi" w:cstheme="majorBidi"/>
        </w:rPr>
        <w:t>This is because DT</w:t>
      </w:r>
      <w:r w:rsidR="009C71C3" w:rsidRPr="00EA6C1B">
        <w:rPr>
          <w:rFonts w:asciiTheme="majorBidi" w:hAnsiTheme="majorBidi" w:cstheme="majorBidi"/>
        </w:rPr>
        <w:t xml:space="preserve"> is a series of sequential decisions made to reach a specific result </w:t>
      </w:r>
      <w:r w:rsidR="00F35446" w:rsidRPr="00EA6C1B">
        <w:rPr>
          <w:rFonts w:asciiTheme="majorBidi" w:hAnsiTheme="majorBidi" w:cstheme="majorBidi"/>
        </w:rPr>
        <w:t>regarding the importance of</w:t>
      </w:r>
      <w:r w:rsidR="009C71C3" w:rsidRPr="00EA6C1B">
        <w:rPr>
          <w:rFonts w:asciiTheme="majorBidi" w:hAnsiTheme="majorBidi" w:cstheme="majorBidi"/>
        </w:rPr>
        <w:t xml:space="preserve"> feature</w:t>
      </w:r>
      <w:r w:rsidR="00F35446" w:rsidRPr="00EA6C1B">
        <w:rPr>
          <w:rFonts w:asciiTheme="majorBidi" w:hAnsiTheme="majorBidi" w:cstheme="majorBidi"/>
        </w:rPr>
        <w:t>s</w:t>
      </w:r>
      <w:r w:rsidR="009C71C3" w:rsidRPr="00EA6C1B">
        <w:rPr>
          <w:rFonts w:asciiTheme="majorBidi" w:hAnsiTheme="majorBidi" w:cstheme="majorBidi"/>
        </w:rPr>
        <w:t xml:space="preserve"> and the sequence of attributes to be checked is decided </w:t>
      </w:r>
      <w:r w:rsidR="00B10086" w:rsidRPr="00B10086">
        <w:rPr>
          <w:rFonts w:asciiTheme="majorBidi" w:hAnsiTheme="majorBidi" w:cstheme="majorBidi"/>
          <w:highlight w:val="yellow"/>
        </w:rPr>
        <w:t>based on</w:t>
      </w:r>
      <w:r w:rsidR="009C71C3" w:rsidRPr="00EA6C1B">
        <w:rPr>
          <w:rFonts w:asciiTheme="majorBidi" w:hAnsiTheme="majorBidi" w:cstheme="majorBidi"/>
        </w:rPr>
        <w:t xml:space="preserve"> criteria like Gini Impurity Index or Information Gain</w:t>
      </w:r>
      <w:r w:rsidR="00F35446" w:rsidRPr="00EA6C1B">
        <w:rPr>
          <w:rFonts w:asciiTheme="majorBidi" w:hAnsiTheme="majorBidi" w:cstheme="majorBidi"/>
        </w:rPr>
        <w:t xml:space="preserve">. </w:t>
      </w:r>
      <w:r w:rsidR="00993EFF" w:rsidRPr="00EA6C1B">
        <w:rPr>
          <w:rFonts w:asciiTheme="majorBidi" w:hAnsiTheme="majorBidi" w:cstheme="majorBidi"/>
        </w:rPr>
        <w:t>Whereas</w:t>
      </w:r>
      <w:r w:rsidR="00F35446" w:rsidRPr="00EA6C1B">
        <w:rPr>
          <w:rFonts w:asciiTheme="majorBidi" w:hAnsiTheme="majorBidi" w:cstheme="majorBidi"/>
        </w:rPr>
        <w:t xml:space="preserve"> RF</w:t>
      </w:r>
      <w:r w:rsidR="009C71C3" w:rsidRPr="00EA6C1B">
        <w:rPr>
          <w:rFonts w:asciiTheme="majorBidi" w:hAnsiTheme="majorBidi" w:cstheme="majorBidi"/>
        </w:rPr>
        <w:t xml:space="preserve"> leverages the power of multiple decision trees for making decisions</w:t>
      </w:r>
      <w:r w:rsidR="004779D0" w:rsidRPr="00EA6C1B">
        <w:rPr>
          <w:rFonts w:asciiTheme="majorBidi" w:hAnsiTheme="majorBidi" w:cstheme="majorBidi"/>
        </w:rPr>
        <w:t xml:space="preserve"> (i.e., </w:t>
      </w:r>
      <w:r w:rsidR="00B10086" w:rsidRPr="00B10086">
        <w:rPr>
          <w:rFonts w:asciiTheme="majorBidi" w:hAnsiTheme="majorBidi" w:cstheme="majorBidi"/>
          <w:highlight w:val="yellow"/>
        </w:rPr>
        <w:t>a</w:t>
      </w:r>
      <w:r w:rsidR="00B10086">
        <w:rPr>
          <w:rFonts w:asciiTheme="majorBidi" w:hAnsiTheme="majorBidi" w:cstheme="majorBidi"/>
        </w:rPr>
        <w:t xml:space="preserve"> </w:t>
      </w:r>
      <w:r w:rsidR="0048721F" w:rsidRPr="00EA6C1B">
        <w:rPr>
          <w:rFonts w:asciiTheme="majorBidi" w:hAnsiTheme="majorBidi" w:cstheme="majorBidi"/>
        </w:rPr>
        <w:t>forest</w:t>
      </w:r>
      <w:r w:rsidR="009C71C3" w:rsidRPr="00EA6C1B">
        <w:rPr>
          <w:rFonts w:asciiTheme="majorBidi" w:hAnsiTheme="majorBidi" w:cstheme="majorBidi"/>
        </w:rPr>
        <w:t xml:space="preserve"> of trees</w:t>
      </w:r>
      <w:r w:rsidR="004779D0" w:rsidRPr="00EA6C1B">
        <w:rPr>
          <w:rFonts w:asciiTheme="majorBidi" w:hAnsiTheme="majorBidi" w:cstheme="majorBidi"/>
        </w:rPr>
        <w:t>).</w:t>
      </w:r>
      <w:r w:rsidR="009C71C3" w:rsidRPr="00EA6C1B">
        <w:rPr>
          <w:rFonts w:asciiTheme="majorBidi" w:hAnsiTheme="majorBidi" w:cstheme="majorBidi"/>
        </w:rPr>
        <w:t xml:space="preserve"> </w:t>
      </w:r>
    </w:p>
    <w:p w14:paraId="4B46E77B" w14:textId="3B1FEA7B" w:rsidR="002463D6" w:rsidRPr="00EA6C1B" w:rsidRDefault="004433D9" w:rsidP="000741A3">
      <w:pPr>
        <w:shd w:val="clear" w:color="auto" w:fill="FFFFFF" w:themeFill="background1"/>
        <w:spacing w:line="360" w:lineRule="auto"/>
        <w:ind w:firstLine="720"/>
        <w:jc w:val="both"/>
        <w:outlineLvl w:val="0"/>
        <w:rPr>
          <w:rFonts w:asciiTheme="majorBidi" w:hAnsiTheme="majorBidi" w:cstheme="majorBidi"/>
          <w:lang w:bidi="ar-JO"/>
        </w:rPr>
      </w:pPr>
      <w:r w:rsidRPr="00EA6C1B">
        <w:rPr>
          <w:rFonts w:asciiTheme="majorBidi" w:hAnsiTheme="majorBidi" w:cstheme="majorBidi"/>
          <w:lang w:bidi="ar-JO"/>
        </w:rPr>
        <w:t>A</w:t>
      </w:r>
      <w:r w:rsidR="00E97BB2" w:rsidRPr="00EA6C1B">
        <w:rPr>
          <w:rFonts w:asciiTheme="majorBidi" w:hAnsiTheme="majorBidi" w:cstheme="majorBidi"/>
          <w:lang w:bidi="ar-JO"/>
        </w:rPr>
        <w:t>s</w:t>
      </w:r>
      <w:r w:rsidR="005D4F8C" w:rsidRPr="00EA6C1B">
        <w:rPr>
          <w:rFonts w:asciiTheme="majorBidi" w:hAnsiTheme="majorBidi" w:cstheme="majorBidi"/>
          <w:lang w:bidi="ar-JO"/>
        </w:rPr>
        <w:t xml:space="preserve"> </w:t>
      </w:r>
      <w:r w:rsidRPr="00EA6C1B">
        <w:rPr>
          <w:rFonts w:asciiTheme="majorBidi" w:hAnsiTheme="majorBidi" w:cstheme="majorBidi"/>
          <w:lang w:bidi="ar-JO"/>
        </w:rPr>
        <w:t xml:space="preserve">a </w:t>
      </w:r>
      <w:r w:rsidR="005D4F8C" w:rsidRPr="00EA6C1B">
        <w:rPr>
          <w:rFonts w:asciiTheme="majorBidi" w:hAnsiTheme="majorBidi" w:cstheme="majorBidi"/>
          <w:lang w:bidi="ar-JO"/>
        </w:rPr>
        <w:t xml:space="preserve">more conservative measure compared to </w:t>
      </w:r>
      <w:r w:rsidR="005D4F8C" w:rsidRPr="00684187">
        <w:rPr>
          <w:rFonts w:asciiTheme="majorBidi" w:hAnsiTheme="majorBidi" w:cstheme="majorBidi"/>
          <w:lang w:bidi="ar-JO"/>
        </w:rPr>
        <w:t xml:space="preserve">accuracy, </w:t>
      </w:r>
      <w:r w:rsidR="007D5F5B" w:rsidRPr="00684187">
        <w:rPr>
          <w:rFonts w:asciiTheme="majorBidi" w:hAnsiTheme="majorBidi" w:cstheme="majorBidi"/>
          <w:lang w:bidi="ar-JO"/>
        </w:rPr>
        <w:t>K</w:t>
      </w:r>
      <w:r w:rsidRPr="00684187">
        <w:rPr>
          <w:rFonts w:asciiTheme="majorBidi" w:hAnsiTheme="majorBidi" w:cstheme="majorBidi"/>
          <w:lang w:bidi="ar-JO"/>
        </w:rPr>
        <w:t xml:space="preserve">appa results </w:t>
      </w:r>
      <w:r w:rsidR="005D4F8C" w:rsidRPr="00684187">
        <w:rPr>
          <w:rFonts w:asciiTheme="majorBidi" w:hAnsiTheme="majorBidi" w:cstheme="majorBidi"/>
          <w:lang w:bidi="ar-JO"/>
        </w:rPr>
        <w:t>ha</w:t>
      </w:r>
      <w:r w:rsidRPr="00684187">
        <w:rPr>
          <w:rFonts w:asciiTheme="majorBidi" w:hAnsiTheme="majorBidi" w:cstheme="majorBidi"/>
          <w:lang w:bidi="ar-JO"/>
        </w:rPr>
        <w:t>ve been</w:t>
      </w:r>
      <w:r w:rsidRPr="00EA6C1B">
        <w:rPr>
          <w:rFonts w:asciiTheme="majorBidi" w:hAnsiTheme="majorBidi" w:cstheme="majorBidi"/>
          <w:lang w:bidi="ar-JO"/>
        </w:rPr>
        <w:t xml:space="preserve"> measured and observed for the CFA and GA. </w:t>
      </w:r>
      <w:r w:rsidR="00993EFF" w:rsidRPr="00EA6C1B">
        <w:rPr>
          <w:rFonts w:asciiTheme="majorBidi" w:hAnsiTheme="majorBidi" w:cstheme="majorBidi"/>
          <w:lang w:bidi="ar-JO"/>
        </w:rPr>
        <w:t xml:space="preserve">The </w:t>
      </w:r>
      <w:r w:rsidR="005D4F8C" w:rsidRPr="00EA6C1B">
        <w:rPr>
          <w:rFonts w:asciiTheme="majorBidi" w:hAnsiTheme="majorBidi" w:cstheme="majorBidi"/>
          <w:lang w:bidi="ar-JO"/>
        </w:rPr>
        <w:t>results showed that the CFA in general provided better performance compared to the GA</w:t>
      </w:r>
      <w:r w:rsidR="00B10086">
        <w:rPr>
          <w:rFonts w:asciiTheme="majorBidi" w:hAnsiTheme="majorBidi" w:cstheme="majorBidi"/>
          <w:lang w:bidi="ar-JO"/>
        </w:rPr>
        <w:t>,</w:t>
      </w:r>
      <w:r w:rsidR="005D4F8C" w:rsidRPr="00EA6C1B">
        <w:rPr>
          <w:rFonts w:asciiTheme="majorBidi" w:hAnsiTheme="majorBidi" w:cstheme="majorBidi"/>
          <w:lang w:bidi="ar-JO"/>
        </w:rPr>
        <w:t xml:space="preserve"> especially with the HF</w:t>
      </w:r>
      <w:r w:rsidRPr="00EA6C1B">
        <w:rPr>
          <w:rFonts w:asciiTheme="majorBidi" w:hAnsiTheme="majorBidi" w:cstheme="majorBidi"/>
          <w:lang w:bidi="ar-JO"/>
        </w:rPr>
        <w:t>D</w:t>
      </w:r>
      <w:r w:rsidR="005D4F8C" w:rsidRPr="00EA6C1B">
        <w:rPr>
          <w:rFonts w:asciiTheme="majorBidi" w:hAnsiTheme="majorBidi" w:cstheme="majorBidi"/>
          <w:lang w:bidi="ar-JO"/>
        </w:rPr>
        <w:t xml:space="preserve"> dataset</w:t>
      </w:r>
      <w:r w:rsidR="00111CC1">
        <w:rPr>
          <w:rFonts w:asciiTheme="majorBidi" w:hAnsiTheme="majorBidi" w:cstheme="majorBidi"/>
          <w:lang w:bidi="ar-JO"/>
        </w:rPr>
        <w:t xml:space="preserve">, </w:t>
      </w:r>
      <w:commentRangeStart w:id="8"/>
      <w:commentRangeStart w:id="9"/>
      <w:r w:rsidR="00111CC1" w:rsidRPr="00111CC1">
        <w:rPr>
          <w:rFonts w:asciiTheme="majorBidi" w:hAnsiTheme="majorBidi" w:cstheme="majorBidi"/>
          <w:highlight w:val="green"/>
          <w:lang w:bidi="ar-JO"/>
        </w:rPr>
        <w:t>because</w:t>
      </w:r>
      <w:commentRangeEnd w:id="8"/>
      <w:r w:rsidR="00111CC1">
        <w:rPr>
          <w:rStyle w:val="CommentReference"/>
        </w:rPr>
        <w:commentReference w:id="8"/>
      </w:r>
      <w:commentRangeEnd w:id="9"/>
      <w:r w:rsidR="007F3138">
        <w:rPr>
          <w:rStyle w:val="CommentReference"/>
        </w:rPr>
        <w:commentReference w:id="9"/>
      </w:r>
      <w:r w:rsidR="00111CC1" w:rsidRPr="00111CC1">
        <w:rPr>
          <w:rFonts w:asciiTheme="majorBidi" w:hAnsiTheme="majorBidi" w:cstheme="majorBidi"/>
          <w:highlight w:val="green"/>
          <w:lang w:bidi="ar-JO"/>
        </w:rPr>
        <w:t>..</w:t>
      </w:r>
      <w:r w:rsidR="005D4F8C" w:rsidRPr="00111CC1">
        <w:rPr>
          <w:rFonts w:asciiTheme="majorBidi" w:hAnsiTheme="majorBidi" w:cstheme="majorBidi"/>
          <w:highlight w:val="green"/>
          <w:lang w:bidi="ar-JO"/>
        </w:rPr>
        <w:t>.</w:t>
      </w:r>
      <w:r w:rsidR="005D4F8C" w:rsidRPr="00EA6C1B">
        <w:rPr>
          <w:rFonts w:asciiTheme="majorBidi" w:hAnsiTheme="majorBidi" w:cstheme="majorBidi"/>
          <w:lang w:bidi="ar-JO"/>
        </w:rPr>
        <w:t xml:space="preserve"> All classifiers </w:t>
      </w:r>
      <w:r w:rsidRPr="00EA6C1B">
        <w:rPr>
          <w:rFonts w:asciiTheme="majorBidi" w:hAnsiTheme="majorBidi" w:cstheme="majorBidi"/>
          <w:lang w:bidi="ar-JO"/>
        </w:rPr>
        <w:t>provided</w:t>
      </w:r>
      <w:r w:rsidR="005D4F8C" w:rsidRPr="00EA6C1B">
        <w:rPr>
          <w:rFonts w:asciiTheme="majorBidi" w:hAnsiTheme="majorBidi" w:cstheme="majorBidi"/>
          <w:lang w:bidi="ar-JO"/>
        </w:rPr>
        <w:t xml:space="preserve"> better results, </w:t>
      </w:r>
      <w:r w:rsidR="005D4F8C" w:rsidRPr="00EA6C1B">
        <w:rPr>
          <w:rFonts w:asciiTheme="majorBidi" w:hAnsiTheme="majorBidi" w:cstheme="majorBidi"/>
          <w:lang w:bidi="ar-JO"/>
        </w:rPr>
        <w:lastRenderedPageBreak/>
        <w:t>except RF</w:t>
      </w:r>
      <w:r w:rsidR="00C267E8" w:rsidRPr="00EA6C1B">
        <w:rPr>
          <w:rFonts w:asciiTheme="majorBidi" w:hAnsiTheme="majorBidi" w:cstheme="majorBidi"/>
          <w:lang w:bidi="ar-JO"/>
        </w:rPr>
        <w:t xml:space="preserve"> with only (0.01) less than GA</w:t>
      </w:r>
      <w:r w:rsidR="00111CC1">
        <w:rPr>
          <w:rFonts w:asciiTheme="majorBidi" w:hAnsiTheme="majorBidi" w:cstheme="majorBidi"/>
          <w:lang w:bidi="ar-JO"/>
        </w:rPr>
        <w:t xml:space="preserve"> </w:t>
      </w:r>
      <w:commentRangeStart w:id="10"/>
      <w:commentRangeStart w:id="11"/>
      <w:r w:rsidR="00111CC1" w:rsidRPr="00111CC1">
        <w:rPr>
          <w:rFonts w:asciiTheme="majorBidi" w:hAnsiTheme="majorBidi" w:cstheme="majorBidi"/>
          <w:highlight w:val="green"/>
          <w:lang w:bidi="ar-JO"/>
        </w:rPr>
        <w:t>since</w:t>
      </w:r>
      <w:commentRangeEnd w:id="10"/>
      <w:r w:rsidR="00111CC1">
        <w:rPr>
          <w:rStyle w:val="CommentReference"/>
        </w:rPr>
        <w:commentReference w:id="10"/>
      </w:r>
      <w:commentRangeEnd w:id="11"/>
      <w:r w:rsidR="00721A0D">
        <w:rPr>
          <w:rStyle w:val="CommentReference"/>
        </w:rPr>
        <w:commentReference w:id="11"/>
      </w:r>
      <w:r w:rsidR="00111CC1" w:rsidRPr="00111CC1">
        <w:rPr>
          <w:rFonts w:asciiTheme="majorBidi" w:hAnsiTheme="majorBidi" w:cstheme="majorBidi"/>
          <w:highlight w:val="green"/>
          <w:lang w:bidi="ar-JO"/>
        </w:rPr>
        <w:t>..</w:t>
      </w:r>
      <w:r w:rsidR="00E97BB2" w:rsidRPr="00111CC1">
        <w:rPr>
          <w:rFonts w:asciiTheme="majorBidi" w:hAnsiTheme="majorBidi" w:cstheme="majorBidi"/>
          <w:highlight w:val="green"/>
          <w:lang w:bidi="ar-JO"/>
        </w:rPr>
        <w:t>.</w:t>
      </w:r>
      <w:r w:rsidR="00E97BB2" w:rsidRPr="00EA6C1B">
        <w:rPr>
          <w:rFonts w:asciiTheme="majorBidi" w:hAnsiTheme="majorBidi" w:cstheme="majorBidi"/>
          <w:lang w:bidi="ar-JO"/>
        </w:rPr>
        <w:t xml:space="preserve"> Whereas </w:t>
      </w:r>
      <w:r w:rsidR="00B10086" w:rsidRPr="00B10086">
        <w:rPr>
          <w:rFonts w:asciiTheme="majorBidi" w:hAnsiTheme="majorBidi" w:cstheme="majorBidi"/>
          <w:highlight w:val="yellow"/>
          <w:lang w:bidi="ar-JO"/>
        </w:rPr>
        <w:t>the</w:t>
      </w:r>
      <w:r w:rsidR="00B10086">
        <w:rPr>
          <w:rFonts w:asciiTheme="majorBidi" w:hAnsiTheme="majorBidi" w:cstheme="majorBidi"/>
          <w:lang w:bidi="ar-JO"/>
        </w:rPr>
        <w:t xml:space="preserve"> </w:t>
      </w:r>
      <w:r w:rsidR="00E97BB2" w:rsidRPr="00EA6C1B">
        <w:rPr>
          <w:rFonts w:asciiTheme="majorBidi" w:hAnsiTheme="majorBidi" w:cstheme="majorBidi"/>
          <w:lang w:bidi="ar-JO"/>
        </w:rPr>
        <w:t xml:space="preserve">performance of classification algorithms using </w:t>
      </w:r>
      <w:r w:rsidR="007D5F5B">
        <w:rPr>
          <w:rFonts w:asciiTheme="majorBidi" w:hAnsiTheme="majorBidi" w:cstheme="majorBidi"/>
          <w:lang w:bidi="ar-JO"/>
        </w:rPr>
        <w:t>K</w:t>
      </w:r>
      <w:r w:rsidR="00E97BB2" w:rsidRPr="00EA6C1B">
        <w:rPr>
          <w:rFonts w:asciiTheme="majorBidi" w:hAnsiTheme="majorBidi" w:cstheme="majorBidi"/>
          <w:lang w:bidi="ar-JO"/>
        </w:rPr>
        <w:t xml:space="preserve">appa varied in the PID with all values less than 0.50. </w:t>
      </w:r>
      <w:r w:rsidR="00C267E8" w:rsidRPr="00EA6C1B">
        <w:rPr>
          <w:rFonts w:asciiTheme="majorBidi" w:hAnsiTheme="majorBidi" w:cstheme="majorBidi"/>
          <w:lang w:bidi="ar-JO"/>
        </w:rPr>
        <w:t xml:space="preserve">This shows that </w:t>
      </w:r>
      <w:r w:rsidR="00B10086" w:rsidRPr="00B10086">
        <w:rPr>
          <w:rFonts w:asciiTheme="majorBidi" w:hAnsiTheme="majorBidi" w:cstheme="majorBidi"/>
          <w:highlight w:val="yellow"/>
          <w:lang w:bidi="ar-JO"/>
        </w:rPr>
        <w:t>the</w:t>
      </w:r>
      <w:r w:rsidR="00B10086">
        <w:rPr>
          <w:rFonts w:asciiTheme="majorBidi" w:hAnsiTheme="majorBidi" w:cstheme="majorBidi"/>
          <w:lang w:bidi="ar-JO"/>
        </w:rPr>
        <w:t xml:space="preserve"> </w:t>
      </w:r>
      <w:r w:rsidR="007D5F5B">
        <w:rPr>
          <w:rFonts w:asciiTheme="majorBidi" w:hAnsiTheme="majorBidi" w:cstheme="majorBidi"/>
          <w:lang w:bidi="ar-JO"/>
        </w:rPr>
        <w:t>K</w:t>
      </w:r>
      <w:r w:rsidR="00C267E8" w:rsidRPr="00EA6C1B">
        <w:rPr>
          <w:rFonts w:asciiTheme="majorBidi" w:hAnsiTheme="majorBidi" w:cstheme="majorBidi"/>
          <w:lang w:bidi="ar-JO"/>
        </w:rPr>
        <w:t>appa coefficient aligns well with accuracy results</w:t>
      </w:r>
      <w:r w:rsidR="00B10086">
        <w:rPr>
          <w:rFonts w:asciiTheme="majorBidi" w:hAnsiTheme="majorBidi" w:cstheme="majorBidi"/>
          <w:lang w:bidi="ar-JO"/>
        </w:rPr>
        <w:t>,</w:t>
      </w:r>
      <w:r w:rsidR="00C267E8" w:rsidRPr="00EA6C1B">
        <w:rPr>
          <w:rFonts w:asciiTheme="majorBidi" w:hAnsiTheme="majorBidi" w:cstheme="majorBidi"/>
          <w:lang w:bidi="ar-JO"/>
        </w:rPr>
        <w:t xml:space="preserve"> </w:t>
      </w:r>
      <w:r w:rsidR="00993EFF" w:rsidRPr="00EA6C1B">
        <w:rPr>
          <w:rFonts w:asciiTheme="majorBidi" w:hAnsiTheme="majorBidi" w:cstheme="majorBidi"/>
          <w:lang w:bidi="ar-JO"/>
        </w:rPr>
        <w:t>especially with larger</w:t>
      </w:r>
      <w:r w:rsidR="00C267E8" w:rsidRPr="00EA6C1B">
        <w:rPr>
          <w:rFonts w:asciiTheme="majorBidi" w:hAnsiTheme="majorBidi" w:cstheme="majorBidi"/>
          <w:lang w:bidi="ar-JO"/>
        </w:rPr>
        <w:t xml:space="preserve"> datasets.</w:t>
      </w:r>
      <w:r w:rsidR="00662C7D" w:rsidRPr="00EA6C1B">
        <w:rPr>
          <w:rFonts w:asciiTheme="majorBidi" w:hAnsiTheme="majorBidi" w:cstheme="majorBidi"/>
          <w:lang w:bidi="ar-JO"/>
        </w:rPr>
        <w:t xml:space="preserve"> </w:t>
      </w:r>
      <w:r w:rsidR="000D6F28" w:rsidRPr="00EA6C1B">
        <w:rPr>
          <w:rFonts w:asciiTheme="majorBidi" w:hAnsiTheme="majorBidi" w:cstheme="majorBidi"/>
          <w:lang w:bidi="ar-JO"/>
        </w:rPr>
        <w:t>Furthermore, c</w:t>
      </w:r>
      <w:r w:rsidR="000D6F28" w:rsidRPr="00EA6C1B">
        <w:rPr>
          <w:rFonts w:asciiTheme="majorBidi" w:hAnsiTheme="majorBidi" w:cstheme="majorBidi"/>
        </w:rPr>
        <w:t xml:space="preserve">lassification algorithms should possess reduced amounts of MAE rates </w:t>
      </w:r>
      <w:r w:rsidR="000D6F28" w:rsidRPr="00B10086">
        <w:rPr>
          <w:rFonts w:asciiTheme="majorBidi" w:hAnsiTheme="majorBidi" w:cstheme="majorBidi"/>
          <w:highlight w:val="yellow"/>
        </w:rPr>
        <w:t>to</w:t>
      </w:r>
      <w:r w:rsidR="000D6F28" w:rsidRPr="00EA6C1B">
        <w:rPr>
          <w:rFonts w:asciiTheme="majorBidi" w:hAnsiTheme="majorBidi" w:cstheme="majorBidi"/>
        </w:rPr>
        <w:t xml:space="preserve"> prove it has better performance. The MAE results </w:t>
      </w:r>
      <w:r w:rsidR="00662C7D" w:rsidRPr="00EA6C1B">
        <w:rPr>
          <w:rFonts w:asciiTheme="majorBidi" w:hAnsiTheme="majorBidi" w:cstheme="majorBidi"/>
          <w:lang w:bidi="ar-JO"/>
        </w:rPr>
        <w:t>showed that</w:t>
      </w:r>
      <w:r w:rsidR="00683AB5" w:rsidRPr="00EA6C1B">
        <w:rPr>
          <w:rFonts w:asciiTheme="majorBidi" w:hAnsiTheme="majorBidi" w:cstheme="majorBidi"/>
          <w:lang w:bidi="ar-JO"/>
        </w:rPr>
        <w:t xml:space="preserve"> the proposed CFA outperform</w:t>
      </w:r>
      <w:r w:rsidR="007D5F5B">
        <w:rPr>
          <w:rFonts w:asciiTheme="majorBidi" w:hAnsiTheme="majorBidi" w:cstheme="majorBidi"/>
          <w:lang w:bidi="ar-JO"/>
        </w:rPr>
        <w:t>s</w:t>
      </w:r>
      <w:r w:rsidR="00683AB5" w:rsidRPr="00EA6C1B">
        <w:rPr>
          <w:rFonts w:asciiTheme="majorBidi" w:hAnsiTheme="majorBidi" w:cstheme="majorBidi"/>
          <w:lang w:bidi="ar-JO"/>
        </w:rPr>
        <w:t xml:space="preserve"> the GA in all cases on the PID and HFD datasets</w:t>
      </w:r>
      <w:r w:rsidR="00111CC1">
        <w:rPr>
          <w:rFonts w:asciiTheme="majorBidi" w:hAnsiTheme="majorBidi" w:cstheme="majorBidi"/>
          <w:lang w:bidi="ar-JO"/>
        </w:rPr>
        <w:t xml:space="preserve"> </w:t>
      </w:r>
      <w:commentRangeStart w:id="12"/>
      <w:commentRangeStart w:id="13"/>
      <w:r w:rsidR="00111CC1" w:rsidRPr="00111CC1">
        <w:rPr>
          <w:rFonts w:asciiTheme="majorBidi" w:hAnsiTheme="majorBidi" w:cstheme="majorBidi"/>
          <w:highlight w:val="green"/>
          <w:lang w:bidi="ar-JO"/>
        </w:rPr>
        <w:t>since</w:t>
      </w:r>
      <w:commentRangeEnd w:id="12"/>
      <w:r w:rsidR="00111CC1">
        <w:rPr>
          <w:rStyle w:val="CommentReference"/>
        </w:rPr>
        <w:commentReference w:id="12"/>
      </w:r>
      <w:commentRangeEnd w:id="13"/>
      <w:r w:rsidR="00721A0D">
        <w:rPr>
          <w:rStyle w:val="CommentReference"/>
          <w:rtl/>
        </w:rPr>
        <w:commentReference w:id="13"/>
      </w:r>
      <w:r w:rsidR="00111CC1" w:rsidRPr="00111CC1">
        <w:rPr>
          <w:rFonts w:asciiTheme="majorBidi" w:hAnsiTheme="majorBidi" w:cstheme="majorBidi"/>
          <w:highlight w:val="green"/>
          <w:lang w:bidi="ar-JO"/>
        </w:rPr>
        <w:t xml:space="preserve"> …</w:t>
      </w:r>
      <w:r w:rsidR="00993EFF" w:rsidRPr="00111CC1">
        <w:rPr>
          <w:rFonts w:asciiTheme="majorBidi" w:hAnsiTheme="majorBidi" w:cstheme="majorBidi"/>
          <w:highlight w:val="green"/>
          <w:lang w:bidi="ar-JO"/>
        </w:rPr>
        <w:t>.</w:t>
      </w:r>
      <w:r w:rsidR="00993EFF" w:rsidRPr="00EA6C1B">
        <w:rPr>
          <w:rFonts w:asciiTheme="majorBidi" w:hAnsiTheme="majorBidi" w:cstheme="majorBidi"/>
          <w:lang w:bidi="ar-JO"/>
        </w:rPr>
        <w:t xml:space="preserve"> This</w:t>
      </w:r>
      <w:r w:rsidR="00683AB5" w:rsidRPr="00EA6C1B">
        <w:rPr>
          <w:rFonts w:asciiTheme="majorBidi" w:hAnsiTheme="majorBidi" w:cstheme="majorBidi"/>
          <w:lang w:bidi="ar-JO"/>
        </w:rPr>
        <w:t xml:space="preserve"> </w:t>
      </w:r>
      <w:r w:rsidR="00993EFF" w:rsidRPr="00EA6C1B">
        <w:rPr>
          <w:rFonts w:asciiTheme="majorBidi" w:hAnsiTheme="majorBidi" w:cstheme="majorBidi"/>
          <w:lang w:bidi="ar-JO"/>
        </w:rPr>
        <w:t>suggests applying</w:t>
      </w:r>
      <w:r w:rsidR="00683AB5" w:rsidRPr="00EA6C1B">
        <w:rPr>
          <w:rFonts w:asciiTheme="majorBidi" w:hAnsiTheme="majorBidi" w:cstheme="majorBidi"/>
          <w:lang w:bidi="ar-JO"/>
        </w:rPr>
        <w:t xml:space="preserve"> MAE as a performance metric for evaluating classification algorithms on datasets </w:t>
      </w:r>
      <w:r w:rsidR="00B10086" w:rsidRPr="00B10086">
        <w:rPr>
          <w:rFonts w:asciiTheme="majorBidi" w:hAnsiTheme="majorBidi" w:cstheme="majorBidi"/>
          <w:highlight w:val="yellow"/>
          <w:lang w:bidi="ar-JO"/>
        </w:rPr>
        <w:t>of</w:t>
      </w:r>
      <w:r w:rsidR="00683AB5" w:rsidRPr="00EA6C1B">
        <w:rPr>
          <w:rFonts w:asciiTheme="majorBidi" w:hAnsiTheme="majorBidi" w:cstheme="majorBidi"/>
          <w:lang w:bidi="ar-JO"/>
        </w:rPr>
        <w:t xml:space="preserve"> </w:t>
      </w:r>
      <w:r w:rsidR="00993EFF" w:rsidRPr="00EA6C1B">
        <w:rPr>
          <w:rFonts w:asciiTheme="majorBidi" w:hAnsiTheme="majorBidi" w:cstheme="majorBidi"/>
          <w:lang w:bidi="ar-JO"/>
        </w:rPr>
        <w:t xml:space="preserve">various </w:t>
      </w:r>
      <w:r w:rsidR="00683AB5" w:rsidRPr="00EA6C1B">
        <w:rPr>
          <w:rFonts w:asciiTheme="majorBidi" w:hAnsiTheme="majorBidi" w:cstheme="majorBidi"/>
          <w:lang w:bidi="ar-JO"/>
        </w:rPr>
        <w:t>sizes.</w:t>
      </w:r>
      <w:r w:rsidR="00B81ECB" w:rsidRPr="00EA6C1B">
        <w:rPr>
          <w:rFonts w:asciiTheme="majorBidi" w:hAnsiTheme="majorBidi" w:cstheme="majorBidi"/>
          <w:lang w:bidi="ar-JO"/>
        </w:rPr>
        <w:t xml:space="preserve"> </w:t>
      </w:r>
    </w:p>
    <w:p w14:paraId="4EF0E229" w14:textId="6752EA84" w:rsidR="00437E75" w:rsidRPr="00EA6C1B" w:rsidRDefault="00FD0861" w:rsidP="00BD008D">
      <w:pPr>
        <w:spacing w:line="240" w:lineRule="auto"/>
        <w:rPr>
          <w:rFonts w:asciiTheme="majorBidi" w:hAnsiTheme="majorBidi" w:cstheme="majorBidi"/>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9</w:t>
      </w:r>
      <w:r w:rsidRPr="00EA6C1B">
        <w:rPr>
          <w:rFonts w:asciiTheme="majorBidi" w:hAnsiTheme="majorBidi" w:cstheme="majorBidi"/>
          <w:lang w:bidi="ar-JO"/>
        </w:rPr>
        <w:t xml:space="preserve"> </w:t>
      </w:r>
      <w:r w:rsidRPr="00EA6C1B">
        <w:rPr>
          <w:rFonts w:asciiTheme="majorBidi" w:hAnsiTheme="majorBidi" w:cstheme="majorBidi"/>
          <w:sz w:val="20"/>
          <w:szCs w:val="20"/>
        </w:rPr>
        <w:t xml:space="preserve">Comparison between CFA and GA using PID </w:t>
      </w:r>
      <w:del w:id="14" w:author="omen" w:date="2022-04-12T18:45:00Z">
        <w:r w:rsidRPr="00226B39" w:rsidDel="00BD008D">
          <w:rPr>
            <w:rFonts w:asciiTheme="majorBidi" w:hAnsiTheme="majorBidi" w:cstheme="majorBidi"/>
            <w:sz w:val="20"/>
            <w:szCs w:val="20"/>
            <w:highlight w:val="green"/>
          </w:rPr>
          <w:delText xml:space="preserve">corrected test </w:delText>
        </w:r>
        <w:commentRangeStart w:id="15"/>
        <w:commentRangeStart w:id="16"/>
        <w:r w:rsidRPr="00226B39" w:rsidDel="00BD008D">
          <w:rPr>
            <w:rFonts w:asciiTheme="majorBidi" w:hAnsiTheme="majorBidi" w:cstheme="majorBidi"/>
            <w:sz w:val="20"/>
            <w:szCs w:val="20"/>
            <w:highlight w:val="green"/>
          </w:rPr>
          <w:delText>set</w:delText>
        </w:r>
        <w:commentRangeEnd w:id="15"/>
        <w:r w:rsidR="00226B39" w:rsidDel="00BD008D">
          <w:rPr>
            <w:rStyle w:val="CommentReference"/>
          </w:rPr>
          <w:commentReference w:id="15"/>
        </w:r>
        <w:commentRangeEnd w:id="16"/>
        <w:r w:rsidR="00BD008D" w:rsidDel="00BD008D">
          <w:rPr>
            <w:rStyle w:val="CommentReference"/>
          </w:rPr>
          <w:commentReference w:id="16"/>
        </w:r>
        <w:r w:rsidRPr="00EA6C1B" w:rsidDel="00BD008D">
          <w:rPr>
            <w:rFonts w:asciiTheme="majorBidi" w:hAnsiTheme="majorBidi" w:cstheme="majorBidi"/>
            <w:sz w:val="20"/>
            <w:szCs w:val="20"/>
          </w:rPr>
          <w:delText xml:space="preserve"> </w:delText>
        </w:r>
      </w:del>
      <w:r w:rsidRPr="00EA6C1B">
        <w:rPr>
          <w:rFonts w:asciiTheme="majorBidi" w:hAnsiTheme="majorBidi" w:cstheme="majorBidi"/>
          <w:sz w:val="20"/>
          <w:szCs w:val="20"/>
        </w:rPr>
        <w:t xml:space="preserve">by different classification algorithms in terms of </w:t>
      </w:r>
      <w:r w:rsidR="007D5F5B">
        <w:rPr>
          <w:rFonts w:asciiTheme="majorBidi" w:hAnsiTheme="majorBidi" w:cstheme="majorBidi"/>
          <w:sz w:val="20"/>
          <w:szCs w:val="20"/>
        </w:rPr>
        <w:t>a</w:t>
      </w:r>
      <w:r w:rsidRPr="00EA6C1B">
        <w:rPr>
          <w:rFonts w:asciiTheme="majorBidi" w:hAnsiTheme="majorBidi" w:cstheme="majorBidi"/>
          <w:sz w:val="20"/>
          <w:szCs w:val="20"/>
        </w:rPr>
        <w:t>ccuracy, Kappa</w:t>
      </w:r>
      <w:r w:rsidR="00B10086">
        <w:rPr>
          <w:rFonts w:asciiTheme="majorBidi" w:hAnsiTheme="majorBidi" w:cstheme="majorBidi"/>
          <w:sz w:val="20"/>
          <w:szCs w:val="20"/>
        </w:rPr>
        <w:t>,</w:t>
      </w:r>
      <w:r w:rsidRPr="00EA6C1B">
        <w:rPr>
          <w:rFonts w:asciiTheme="majorBidi" w:hAnsiTheme="majorBidi" w:cstheme="majorBidi"/>
          <w:sz w:val="20"/>
          <w:szCs w:val="20"/>
        </w:rPr>
        <w:t xml:space="preserve"> and MAE.</w:t>
      </w:r>
      <w:r w:rsidRPr="00EA6C1B">
        <w:t xml:space="preserve"> </w:t>
      </w:r>
    </w:p>
    <w:tbl>
      <w:tblPr>
        <w:tblStyle w:val="TableGrid"/>
        <w:tblW w:w="0" w:type="auto"/>
        <w:tblInd w:w="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1130"/>
        <w:gridCol w:w="1288"/>
        <w:gridCol w:w="1131"/>
        <w:gridCol w:w="1149"/>
        <w:gridCol w:w="1079"/>
        <w:gridCol w:w="1056"/>
      </w:tblGrid>
      <w:tr w:rsidR="00EA6C1B" w:rsidRPr="00EA6C1B" w14:paraId="26548ECE" w14:textId="77777777" w:rsidTr="008543E5">
        <w:trPr>
          <w:trHeight w:val="620"/>
        </w:trPr>
        <w:tc>
          <w:tcPr>
            <w:tcW w:w="1327" w:type="dxa"/>
            <w:tcBorders>
              <w:top w:val="single" w:sz="4" w:space="0" w:color="auto"/>
              <w:bottom w:val="single" w:sz="18" w:space="0" w:color="auto"/>
            </w:tcBorders>
            <w:vAlign w:val="center"/>
          </w:tcPr>
          <w:p w14:paraId="0A212639" w14:textId="77777777" w:rsidR="00437E75" w:rsidRPr="00EA6C1B" w:rsidRDefault="00437E75" w:rsidP="005A4B19">
            <w:pPr>
              <w:jc w:val="center"/>
              <w:rPr>
                <w:rFonts w:asciiTheme="majorBidi" w:hAnsiTheme="majorBidi" w:cstheme="majorBidi"/>
                <w:sz w:val="20"/>
                <w:szCs w:val="20"/>
              </w:rPr>
            </w:pPr>
            <w:bookmarkStart w:id="17" w:name="_Hlk98291228"/>
            <w:r w:rsidRPr="00EA6C1B">
              <w:rPr>
                <w:rFonts w:asciiTheme="majorBidi" w:hAnsiTheme="majorBidi" w:cstheme="majorBidi"/>
                <w:sz w:val="20"/>
                <w:szCs w:val="20"/>
              </w:rPr>
              <w:t>Classifier</w:t>
            </w:r>
          </w:p>
        </w:tc>
        <w:tc>
          <w:tcPr>
            <w:tcW w:w="1130" w:type="dxa"/>
            <w:tcBorders>
              <w:top w:val="single" w:sz="4" w:space="0" w:color="auto"/>
              <w:bottom w:val="single" w:sz="18" w:space="0" w:color="auto"/>
            </w:tcBorders>
            <w:vAlign w:val="center"/>
          </w:tcPr>
          <w:p w14:paraId="34C41EB1"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Algorithm</w:t>
            </w:r>
          </w:p>
        </w:tc>
        <w:tc>
          <w:tcPr>
            <w:tcW w:w="1288" w:type="dxa"/>
            <w:tcBorders>
              <w:top w:val="single" w:sz="4" w:space="0" w:color="auto"/>
              <w:bottom w:val="single" w:sz="18" w:space="0" w:color="auto"/>
            </w:tcBorders>
            <w:vAlign w:val="center"/>
          </w:tcPr>
          <w:p w14:paraId="62DA38C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Accuracy ± STD</w:t>
            </w:r>
          </w:p>
        </w:tc>
        <w:tc>
          <w:tcPr>
            <w:tcW w:w="1131" w:type="dxa"/>
            <w:tcBorders>
              <w:top w:val="single" w:sz="4" w:space="0" w:color="auto"/>
              <w:bottom w:val="single" w:sz="18" w:space="0" w:color="auto"/>
            </w:tcBorders>
            <w:vAlign w:val="center"/>
          </w:tcPr>
          <w:p w14:paraId="68C1FBC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Accuracy Maximin</w:t>
            </w:r>
          </w:p>
        </w:tc>
        <w:tc>
          <w:tcPr>
            <w:tcW w:w="1149" w:type="dxa"/>
            <w:tcBorders>
              <w:top w:val="single" w:sz="4" w:space="0" w:color="auto"/>
              <w:bottom w:val="single" w:sz="18" w:space="0" w:color="auto"/>
            </w:tcBorders>
            <w:vAlign w:val="center"/>
          </w:tcPr>
          <w:p w14:paraId="74E49299"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Accuracy Minimum</w:t>
            </w:r>
          </w:p>
        </w:tc>
        <w:tc>
          <w:tcPr>
            <w:tcW w:w="1079" w:type="dxa"/>
            <w:tcBorders>
              <w:top w:val="single" w:sz="4" w:space="0" w:color="auto"/>
              <w:bottom w:val="single" w:sz="18" w:space="0" w:color="auto"/>
            </w:tcBorders>
            <w:vAlign w:val="center"/>
          </w:tcPr>
          <w:p w14:paraId="7FD8F63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Kappa</w:t>
            </w:r>
          </w:p>
        </w:tc>
        <w:tc>
          <w:tcPr>
            <w:tcW w:w="1056" w:type="dxa"/>
            <w:tcBorders>
              <w:top w:val="single" w:sz="4" w:space="0" w:color="auto"/>
              <w:bottom w:val="single" w:sz="18" w:space="0" w:color="auto"/>
            </w:tcBorders>
            <w:vAlign w:val="center"/>
          </w:tcPr>
          <w:p w14:paraId="416A4E8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MAE</w:t>
            </w:r>
          </w:p>
        </w:tc>
      </w:tr>
      <w:tr w:rsidR="00EA6C1B" w:rsidRPr="00EA6C1B" w14:paraId="370DC8D8" w14:textId="77777777" w:rsidTr="008543E5">
        <w:trPr>
          <w:trHeight w:val="350"/>
        </w:trPr>
        <w:tc>
          <w:tcPr>
            <w:tcW w:w="1327" w:type="dxa"/>
            <w:vMerge w:val="restart"/>
            <w:tcBorders>
              <w:top w:val="single" w:sz="18" w:space="0" w:color="auto"/>
            </w:tcBorders>
            <w:vAlign w:val="center"/>
          </w:tcPr>
          <w:p w14:paraId="14F739EC" w14:textId="68FDADE4" w:rsidR="00437E75" w:rsidRPr="00EA6C1B" w:rsidRDefault="008323FC" w:rsidP="005A4B19">
            <w:pPr>
              <w:jc w:val="center"/>
              <w:rPr>
                <w:rFonts w:asciiTheme="majorBidi" w:hAnsiTheme="majorBidi" w:cstheme="majorBidi"/>
                <w:sz w:val="20"/>
                <w:szCs w:val="20"/>
              </w:rPr>
            </w:pPr>
            <w:r w:rsidRPr="00EA6C1B">
              <w:rPr>
                <w:rFonts w:asciiTheme="majorBidi" w:hAnsiTheme="majorBidi" w:cstheme="majorBidi"/>
                <w:sz w:val="20"/>
                <w:szCs w:val="20"/>
              </w:rPr>
              <w:t>LR</w:t>
            </w:r>
          </w:p>
        </w:tc>
        <w:tc>
          <w:tcPr>
            <w:tcW w:w="1130" w:type="dxa"/>
            <w:tcBorders>
              <w:top w:val="single" w:sz="18" w:space="0" w:color="auto"/>
            </w:tcBorders>
            <w:vAlign w:val="center"/>
          </w:tcPr>
          <w:p w14:paraId="6B75D85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tcBorders>
              <w:top w:val="single" w:sz="18" w:space="0" w:color="auto"/>
            </w:tcBorders>
            <w:vAlign w:val="center"/>
          </w:tcPr>
          <w:p w14:paraId="22F977F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18"/>
                <w:szCs w:val="18"/>
              </w:rPr>
              <w:t xml:space="preserve">0.80 </w:t>
            </w:r>
            <w:r w:rsidRPr="00EA6C1B">
              <w:rPr>
                <w:rFonts w:asciiTheme="majorBidi" w:hAnsiTheme="majorBidi" w:cstheme="majorBidi"/>
                <w:sz w:val="20"/>
                <w:szCs w:val="20"/>
              </w:rPr>
              <w:t>± 0.03</w:t>
            </w:r>
          </w:p>
        </w:tc>
        <w:tc>
          <w:tcPr>
            <w:tcW w:w="1131" w:type="dxa"/>
            <w:tcBorders>
              <w:top w:val="single" w:sz="18" w:space="0" w:color="auto"/>
            </w:tcBorders>
            <w:vAlign w:val="center"/>
          </w:tcPr>
          <w:p w14:paraId="577D24D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0.82</w:t>
            </w:r>
          </w:p>
        </w:tc>
        <w:tc>
          <w:tcPr>
            <w:tcW w:w="1149" w:type="dxa"/>
            <w:tcBorders>
              <w:top w:val="single" w:sz="18" w:space="0" w:color="auto"/>
            </w:tcBorders>
            <w:vAlign w:val="center"/>
          </w:tcPr>
          <w:p w14:paraId="76FA1BB9"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tcBorders>
              <w:top w:val="single" w:sz="18" w:space="0" w:color="auto"/>
            </w:tcBorders>
            <w:vAlign w:val="center"/>
          </w:tcPr>
          <w:p w14:paraId="7406721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0.49</w:t>
            </w:r>
          </w:p>
        </w:tc>
        <w:tc>
          <w:tcPr>
            <w:tcW w:w="1056" w:type="dxa"/>
            <w:tcBorders>
              <w:top w:val="single" w:sz="18" w:space="0" w:color="auto"/>
            </w:tcBorders>
            <w:vAlign w:val="center"/>
          </w:tcPr>
          <w:p w14:paraId="36535C6E"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w:t>
            </w:r>
          </w:p>
        </w:tc>
      </w:tr>
      <w:tr w:rsidR="00EA6C1B" w:rsidRPr="00EA6C1B" w14:paraId="4E97FF7F" w14:textId="77777777" w:rsidTr="00FD0861">
        <w:trPr>
          <w:trHeight w:val="341"/>
        </w:trPr>
        <w:tc>
          <w:tcPr>
            <w:tcW w:w="1327" w:type="dxa"/>
            <w:vMerge/>
          </w:tcPr>
          <w:p w14:paraId="26DEDAFD" w14:textId="77777777" w:rsidR="00437E75" w:rsidRPr="00EA6C1B" w:rsidRDefault="00437E75" w:rsidP="005A4B19">
            <w:pPr>
              <w:rPr>
                <w:rFonts w:asciiTheme="majorBidi" w:hAnsiTheme="majorBidi" w:cstheme="majorBidi"/>
                <w:sz w:val="20"/>
                <w:szCs w:val="20"/>
              </w:rPr>
            </w:pPr>
          </w:p>
        </w:tc>
        <w:tc>
          <w:tcPr>
            <w:tcW w:w="1130" w:type="dxa"/>
            <w:vAlign w:val="center"/>
          </w:tcPr>
          <w:p w14:paraId="4E83F18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36D69FA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0.78 ± 0.04</w:t>
            </w:r>
          </w:p>
        </w:tc>
        <w:tc>
          <w:tcPr>
            <w:tcW w:w="1131" w:type="dxa"/>
            <w:vAlign w:val="center"/>
          </w:tcPr>
          <w:p w14:paraId="62B816B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0.80</w:t>
            </w:r>
          </w:p>
        </w:tc>
        <w:tc>
          <w:tcPr>
            <w:tcW w:w="1149" w:type="dxa"/>
            <w:vAlign w:val="center"/>
          </w:tcPr>
          <w:p w14:paraId="4B4D7CF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vAlign w:val="center"/>
          </w:tcPr>
          <w:p w14:paraId="76C113C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6820D4FE"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0.24</w:t>
            </w:r>
          </w:p>
        </w:tc>
      </w:tr>
      <w:tr w:rsidR="00EA6C1B" w:rsidRPr="00EA6C1B" w14:paraId="4852118A" w14:textId="77777777" w:rsidTr="00FD0861">
        <w:trPr>
          <w:trHeight w:val="305"/>
        </w:trPr>
        <w:tc>
          <w:tcPr>
            <w:tcW w:w="1327" w:type="dxa"/>
            <w:vMerge w:val="restart"/>
            <w:vAlign w:val="center"/>
          </w:tcPr>
          <w:p w14:paraId="38318234" w14:textId="5A2C86C9" w:rsidR="00437E75" w:rsidRPr="00EA6C1B" w:rsidRDefault="008323FC" w:rsidP="005A4B19">
            <w:pPr>
              <w:jc w:val="center"/>
              <w:rPr>
                <w:rFonts w:asciiTheme="majorBidi" w:hAnsiTheme="majorBidi" w:cstheme="majorBidi"/>
                <w:sz w:val="20"/>
                <w:szCs w:val="20"/>
              </w:rPr>
            </w:pPr>
            <w:r w:rsidRPr="00EA6C1B">
              <w:rPr>
                <w:rFonts w:asciiTheme="majorBidi" w:hAnsiTheme="majorBidi" w:cstheme="majorBidi"/>
                <w:sz w:val="20"/>
                <w:szCs w:val="20"/>
              </w:rPr>
              <w:t>RF</w:t>
            </w:r>
          </w:p>
        </w:tc>
        <w:tc>
          <w:tcPr>
            <w:tcW w:w="1130" w:type="dxa"/>
            <w:shd w:val="clear" w:color="auto" w:fill="FFFFFF" w:themeFill="background1"/>
            <w:vAlign w:val="center"/>
          </w:tcPr>
          <w:p w14:paraId="5E5CE14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2C3B393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0.77 ± 0.04</w:t>
            </w:r>
          </w:p>
        </w:tc>
        <w:tc>
          <w:tcPr>
            <w:tcW w:w="1131" w:type="dxa"/>
            <w:shd w:val="clear" w:color="auto" w:fill="FFFFFF" w:themeFill="background1"/>
            <w:vAlign w:val="center"/>
          </w:tcPr>
          <w:p w14:paraId="770E8CF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0.77</w:t>
            </w:r>
          </w:p>
        </w:tc>
        <w:tc>
          <w:tcPr>
            <w:tcW w:w="1149" w:type="dxa"/>
            <w:shd w:val="clear" w:color="auto" w:fill="FFFFFF" w:themeFill="background1"/>
            <w:vAlign w:val="center"/>
          </w:tcPr>
          <w:p w14:paraId="0443542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079" w:type="dxa"/>
            <w:shd w:val="clear" w:color="auto" w:fill="FFFFFF" w:themeFill="background1"/>
            <w:vAlign w:val="center"/>
          </w:tcPr>
          <w:p w14:paraId="25FFFD1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w:t>
            </w:r>
          </w:p>
        </w:tc>
        <w:tc>
          <w:tcPr>
            <w:tcW w:w="1056" w:type="dxa"/>
            <w:shd w:val="clear" w:color="auto" w:fill="FFFFFF" w:themeFill="background1"/>
            <w:vAlign w:val="center"/>
          </w:tcPr>
          <w:p w14:paraId="689C1EA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0.23</w:t>
            </w:r>
          </w:p>
        </w:tc>
      </w:tr>
      <w:tr w:rsidR="00EA6C1B" w:rsidRPr="00EA6C1B" w14:paraId="554B19EE" w14:textId="77777777" w:rsidTr="00FD0861">
        <w:trPr>
          <w:trHeight w:val="350"/>
        </w:trPr>
        <w:tc>
          <w:tcPr>
            <w:tcW w:w="1327" w:type="dxa"/>
            <w:vMerge/>
          </w:tcPr>
          <w:p w14:paraId="0F77BF8A" w14:textId="77777777" w:rsidR="00437E75" w:rsidRPr="00EA6C1B" w:rsidRDefault="00437E75" w:rsidP="005A4B19">
            <w:pPr>
              <w:rPr>
                <w:rFonts w:asciiTheme="majorBidi" w:hAnsiTheme="majorBidi" w:cstheme="majorBidi"/>
                <w:sz w:val="20"/>
                <w:szCs w:val="20"/>
              </w:rPr>
            </w:pPr>
          </w:p>
        </w:tc>
        <w:tc>
          <w:tcPr>
            <w:tcW w:w="1130" w:type="dxa"/>
            <w:shd w:val="clear" w:color="auto" w:fill="FFFFFF" w:themeFill="background1"/>
            <w:vAlign w:val="center"/>
          </w:tcPr>
          <w:p w14:paraId="7FFBD3E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7AFCCBF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0.78 ± 0.03</w:t>
            </w:r>
          </w:p>
        </w:tc>
        <w:tc>
          <w:tcPr>
            <w:tcW w:w="1131" w:type="dxa"/>
            <w:shd w:val="clear" w:color="auto" w:fill="FFFFFF" w:themeFill="background1"/>
            <w:vAlign w:val="center"/>
          </w:tcPr>
          <w:p w14:paraId="4F29793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0.79</w:t>
            </w:r>
          </w:p>
        </w:tc>
        <w:tc>
          <w:tcPr>
            <w:tcW w:w="1149" w:type="dxa"/>
            <w:shd w:val="clear" w:color="auto" w:fill="FFFFFF" w:themeFill="background1"/>
            <w:vAlign w:val="center"/>
          </w:tcPr>
          <w:p w14:paraId="051B9BD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0.72</w:t>
            </w:r>
          </w:p>
        </w:tc>
        <w:tc>
          <w:tcPr>
            <w:tcW w:w="1079" w:type="dxa"/>
            <w:shd w:val="clear" w:color="auto" w:fill="FFFFFF" w:themeFill="background1"/>
            <w:vAlign w:val="center"/>
          </w:tcPr>
          <w:p w14:paraId="0F35E8F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0.39</w:t>
            </w:r>
          </w:p>
        </w:tc>
        <w:tc>
          <w:tcPr>
            <w:tcW w:w="1056" w:type="dxa"/>
            <w:shd w:val="clear" w:color="auto" w:fill="FFFFFF" w:themeFill="background1"/>
            <w:vAlign w:val="center"/>
          </w:tcPr>
          <w:p w14:paraId="2237E4A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0.25</w:t>
            </w:r>
          </w:p>
        </w:tc>
      </w:tr>
      <w:tr w:rsidR="00EA6C1B" w:rsidRPr="00EA6C1B" w14:paraId="1D872144" w14:textId="77777777" w:rsidTr="00FD0861">
        <w:trPr>
          <w:trHeight w:val="350"/>
        </w:trPr>
        <w:tc>
          <w:tcPr>
            <w:tcW w:w="1327" w:type="dxa"/>
            <w:vMerge w:val="restart"/>
            <w:vAlign w:val="center"/>
          </w:tcPr>
          <w:p w14:paraId="3D2E9BB3" w14:textId="793BA8CE"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K</w:t>
            </w:r>
            <w:r w:rsidR="008323FC" w:rsidRPr="00EA6C1B">
              <w:rPr>
                <w:rFonts w:asciiTheme="majorBidi" w:hAnsiTheme="majorBidi" w:cstheme="majorBidi"/>
                <w:sz w:val="20"/>
                <w:szCs w:val="20"/>
              </w:rPr>
              <w:t>-</w:t>
            </w:r>
            <w:r w:rsidRPr="00EA6C1B">
              <w:rPr>
                <w:rFonts w:asciiTheme="majorBidi" w:hAnsiTheme="majorBidi" w:cstheme="majorBidi"/>
                <w:sz w:val="20"/>
                <w:szCs w:val="20"/>
              </w:rPr>
              <w:t>NN</w:t>
            </w:r>
          </w:p>
        </w:tc>
        <w:tc>
          <w:tcPr>
            <w:tcW w:w="1130" w:type="dxa"/>
            <w:shd w:val="clear" w:color="auto" w:fill="FFFFFF" w:themeFill="background1"/>
            <w:vAlign w:val="center"/>
          </w:tcPr>
          <w:p w14:paraId="4017EC82"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70D8FFD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0.72± 0.02</w:t>
            </w:r>
          </w:p>
        </w:tc>
        <w:tc>
          <w:tcPr>
            <w:tcW w:w="1131" w:type="dxa"/>
            <w:shd w:val="clear" w:color="auto" w:fill="FFFFFF" w:themeFill="background1"/>
            <w:vAlign w:val="center"/>
          </w:tcPr>
          <w:p w14:paraId="4FDB689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149" w:type="dxa"/>
            <w:shd w:val="clear" w:color="auto" w:fill="FFFFFF" w:themeFill="background1"/>
            <w:vAlign w:val="center"/>
          </w:tcPr>
          <w:p w14:paraId="2F485D5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shd w:val="clear" w:color="auto" w:fill="FFFFFF" w:themeFill="background1"/>
            <w:vAlign w:val="center"/>
          </w:tcPr>
          <w:p w14:paraId="0632CA4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0.30</w:t>
            </w:r>
          </w:p>
        </w:tc>
        <w:tc>
          <w:tcPr>
            <w:tcW w:w="1056" w:type="dxa"/>
            <w:shd w:val="clear" w:color="auto" w:fill="FFFFFF" w:themeFill="background1"/>
            <w:vAlign w:val="center"/>
          </w:tcPr>
          <w:p w14:paraId="658795B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0.29</w:t>
            </w:r>
          </w:p>
        </w:tc>
      </w:tr>
      <w:tr w:rsidR="00EA6C1B" w:rsidRPr="00EA6C1B" w14:paraId="1D96A207" w14:textId="77777777" w:rsidTr="00FD0861">
        <w:trPr>
          <w:trHeight w:val="341"/>
        </w:trPr>
        <w:tc>
          <w:tcPr>
            <w:tcW w:w="1327" w:type="dxa"/>
            <w:vMerge/>
          </w:tcPr>
          <w:p w14:paraId="6413DF61" w14:textId="77777777" w:rsidR="00437E75" w:rsidRPr="00EA6C1B" w:rsidRDefault="00437E75" w:rsidP="005A4B19">
            <w:pPr>
              <w:rPr>
                <w:rFonts w:asciiTheme="majorBidi" w:hAnsiTheme="majorBidi" w:cstheme="majorBidi"/>
                <w:sz w:val="20"/>
                <w:szCs w:val="20"/>
              </w:rPr>
            </w:pPr>
          </w:p>
        </w:tc>
        <w:tc>
          <w:tcPr>
            <w:tcW w:w="1130" w:type="dxa"/>
            <w:shd w:val="clear" w:color="auto" w:fill="FFFFFF" w:themeFill="background1"/>
            <w:vAlign w:val="center"/>
          </w:tcPr>
          <w:p w14:paraId="696D767C"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2767629E"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0.74± 0.02</w:t>
            </w:r>
          </w:p>
        </w:tc>
        <w:tc>
          <w:tcPr>
            <w:tcW w:w="1131" w:type="dxa"/>
            <w:shd w:val="clear" w:color="auto" w:fill="FFFFFF" w:themeFill="background1"/>
            <w:vAlign w:val="center"/>
          </w:tcPr>
          <w:p w14:paraId="443F0CA2"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0.75</w:t>
            </w:r>
          </w:p>
        </w:tc>
        <w:tc>
          <w:tcPr>
            <w:tcW w:w="1149" w:type="dxa"/>
            <w:shd w:val="clear" w:color="auto" w:fill="FFFFFF" w:themeFill="background1"/>
            <w:vAlign w:val="center"/>
          </w:tcPr>
          <w:p w14:paraId="41D4766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0.71</w:t>
            </w:r>
          </w:p>
        </w:tc>
        <w:tc>
          <w:tcPr>
            <w:tcW w:w="1079" w:type="dxa"/>
            <w:shd w:val="clear" w:color="auto" w:fill="FFFFFF" w:themeFill="background1"/>
            <w:vAlign w:val="center"/>
          </w:tcPr>
          <w:p w14:paraId="0ECEEED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0.38</w:t>
            </w:r>
          </w:p>
        </w:tc>
        <w:tc>
          <w:tcPr>
            <w:tcW w:w="1056" w:type="dxa"/>
            <w:shd w:val="clear" w:color="auto" w:fill="FFFFFF" w:themeFill="background1"/>
            <w:vAlign w:val="center"/>
          </w:tcPr>
          <w:p w14:paraId="33AD620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0.25</w:t>
            </w:r>
          </w:p>
        </w:tc>
      </w:tr>
      <w:tr w:rsidR="00EA6C1B" w:rsidRPr="00EA6C1B" w14:paraId="41053D49" w14:textId="77777777" w:rsidTr="00FD0861">
        <w:trPr>
          <w:trHeight w:val="260"/>
        </w:trPr>
        <w:tc>
          <w:tcPr>
            <w:tcW w:w="1327" w:type="dxa"/>
            <w:vMerge w:val="restart"/>
            <w:vAlign w:val="center"/>
          </w:tcPr>
          <w:p w14:paraId="36D2A73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SVM</w:t>
            </w:r>
          </w:p>
        </w:tc>
        <w:tc>
          <w:tcPr>
            <w:tcW w:w="1130" w:type="dxa"/>
            <w:vAlign w:val="center"/>
          </w:tcPr>
          <w:p w14:paraId="4A656CB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3008F88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0.80 ± 0.03</w:t>
            </w:r>
          </w:p>
        </w:tc>
        <w:tc>
          <w:tcPr>
            <w:tcW w:w="1131" w:type="dxa"/>
            <w:vAlign w:val="center"/>
          </w:tcPr>
          <w:p w14:paraId="63344962"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0.81</w:t>
            </w:r>
          </w:p>
        </w:tc>
        <w:tc>
          <w:tcPr>
            <w:tcW w:w="1149" w:type="dxa"/>
            <w:vAlign w:val="center"/>
          </w:tcPr>
          <w:p w14:paraId="67F020B9"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vAlign w:val="center"/>
          </w:tcPr>
          <w:p w14:paraId="0224372C"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0.48</w:t>
            </w:r>
          </w:p>
        </w:tc>
        <w:tc>
          <w:tcPr>
            <w:tcW w:w="1056" w:type="dxa"/>
            <w:vAlign w:val="center"/>
          </w:tcPr>
          <w:p w14:paraId="42653DEB"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0.21</w:t>
            </w:r>
          </w:p>
        </w:tc>
      </w:tr>
      <w:tr w:rsidR="00EA6C1B" w:rsidRPr="00EA6C1B" w14:paraId="6305D505" w14:textId="77777777" w:rsidTr="00FD0861">
        <w:trPr>
          <w:trHeight w:val="260"/>
        </w:trPr>
        <w:tc>
          <w:tcPr>
            <w:tcW w:w="1327" w:type="dxa"/>
            <w:vMerge/>
          </w:tcPr>
          <w:p w14:paraId="010CECFE" w14:textId="77777777" w:rsidR="00437E75" w:rsidRPr="00EA6C1B" w:rsidRDefault="00437E75" w:rsidP="005A4B19">
            <w:pPr>
              <w:rPr>
                <w:rFonts w:asciiTheme="majorBidi" w:hAnsiTheme="majorBidi" w:cstheme="majorBidi"/>
                <w:sz w:val="20"/>
                <w:szCs w:val="20"/>
              </w:rPr>
            </w:pPr>
          </w:p>
        </w:tc>
        <w:tc>
          <w:tcPr>
            <w:tcW w:w="1130" w:type="dxa"/>
            <w:vAlign w:val="center"/>
          </w:tcPr>
          <w:p w14:paraId="67EC8D1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78ED636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0.76± 0.03</w:t>
            </w:r>
          </w:p>
        </w:tc>
        <w:tc>
          <w:tcPr>
            <w:tcW w:w="1131" w:type="dxa"/>
            <w:vAlign w:val="center"/>
          </w:tcPr>
          <w:p w14:paraId="460B46A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0.77</w:t>
            </w:r>
          </w:p>
        </w:tc>
        <w:tc>
          <w:tcPr>
            <w:tcW w:w="1149" w:type="dxa"/>
            <w:vAlign w:val="center"/>
          </w:tcPr>
          <w:p w14:paraId="39A14AA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079" w:type="dxa"/>
            <w:vAlign w:val="center"/>
          </w:tcPr>
          <w:p w14:paraId="7BB9E36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2555AE2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0.25</w:t>
            </w:r>
          </w:p>
        </w:tc>
      </w:tr>
      <w:tr w:rsidR="00EA6C1B" w:rsidRPr="00EA6C1B" w14:paraId="57A3EDB5" w14:textId="77777777" w:rsidTr="00FD0861">
        <w:trPr>
          <w:trHeight w:val="260"/>
        </w:trPr>
        <w:tc>
          <w:tcPr>
            <w:tcW w:w="1327" w:type="dxa"/>
            <w:vMerge w:val="restart"/>
            <w:vAlign w:val="center"/>
          </w:tcPr>
          <w:p w14:paraId="71CA010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NB</w:t>
            </w:r>
          </w:p>
        </w:tc>
        <w:tc>
          <w:tcPr>
            <w:tcW w:w="1130" w:type="dxa"/>
            <w:vAlign w:val="center"/>
          </w:tcPr>
          <w:p w14:paraId="6D9625B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34318B9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0.76± 0.02</w:t>
            </w:r>
          </w:p>
        </w:tc>
        <w:tc>
          <w:tcPr>
            <w:tcW w:w="1131" w:type="dxa"/>
            <w:vAlign w:val="center"/>
          </w:tcPr>
          <w:p w14:paraId="6BC3E20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0.77</w:t>
            </w:r>
          </w:p>
        </w:tc>
        <w:tc>
          <w:tcPr>
            <w:tcW w:w="1149" w:type="dxa"/>
            <w:vAlign w:val="center"/>
          </w:tcPr>
          <w:p w14:paraId="54C455FB"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0B2353D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6553B71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0.24</w:t>
            </w:r>
          </w:p>
        </w:tc>
      </w:tr>
      <w:tr w:rsidR="00EA6C1B" w:rsidRPr="00EA6C1B" w14:paraId="75049EF3" w14:textId="77777777" w:rsidTr="00FD0861">
        <w:trPr>
          <w:trHeight w:val="341"/>
        </w:trPr>
        <w:tc>
          <w:tcPr>
            <w:tcW w:w="1327" w:type="dxa"/>
            <w:vMerge/>
          </w:tcPr>
          <w:p w14:paraId="46E3185D" w14:textId="77777777" w:rsidR="00437E75" w:rsidRPr="00EA6C1B" w:rsidRDefault="00437E75" w:rsidP="005A4B19">
            <w:pPr>
              <w:rPr>
                <w:rFonts w:asciiTheme="majorBidi" w:hAnsiTheme="majorBidi" w:cstheme="majorBidi"/>
                <w:sz w:val="20"/>
                <w:szCs w:val="20"/>
              </w:rPr>
            </w:pPr>
          </w:p>
        </w:tc>
        <w:tc>
          <w:tcPr>
            <w:tcW w:w="1130" w:type="dxa"/>
            <w:vAlign w:val="center"/>
          </w:tcPr>
          <w:p w14:paraId="112A78F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256E37C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0.75 ± 0.03</w:t>
            </w:r>
          </w:p>
        </w:tc>
        <w:tc>
          <w:tcPr>
            <w:tcW w:w="1131" w:type="dxa"/>
            <w:vAlign w:val="center"/>
          </w:tcPr>
          <w:p w14:paraId="105F782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0.76</w:t>
            </w:r>
          </w:p>
        </w:tc>
        <w:tc>
          <w:tcPr>
            <w:tcW w:w="1149" w:type="dxa"/>
            <w:vAlign w:val="center"/>
          </w:tcPr>
          <w:p w14:paraId="39926C3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079" w:type="dxa"/>
            <w:vAlign w:val="center"/>
          </w:tcPr>
          <w:p w14:paraId="414DEB8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0.34</w:t>
            </w:r>
          </w:p>
        </w:tc>
        <w:tc>
          <w:tcPr>
            <w:tcW w:w="1056" w:type="dxa"/>
            <w:vAlign w:val="center"/>
          </w:tcPr>
          <w:p w14:paraId="655124FB"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0.26</w:t>
            </w:r>
          </w:p>
        </w:tc>
      </w:tr>
      <w:tr w:rsidR="00EA6C1B" w:rsidRPr="00EA6C1B" w14:paraId="4B5E085C" w14:textId="77777777" w:rsidTr="00FD0861">
        <w:trPr>
          <w:trHeight w:val="260"/>
        </w:trPr>
        <w:tc>
          <w:tcPr>
            <w:tcW w:w="1327" w:type="dxa"/>
            <w:vMerge w:val="restart"/>
            <w:tcBorders>
              <w:bottom w:val="single" w:sz="4" w:space="0" w:color="auto"/>
            </w:tcBorders>
            <w:vAlign w:val="center"/>
          </w:tcPr>
          <w:p w14:paraId="4D52D473"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DT</w:t>
            </w:r>
          </w:p>
        </w:tc>
        <w:tc>
          <w:tcPr>
            <w:tcW w:w="1130" w:type="dxa"/>
            <w:vAlign w:val="center"/>
          </w:tcPr>
          <w:p w14:paraId="7DAD297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771DF8A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0.69± 0.02</w:t>
            </w:r>
          </w:p>
        </w:tc>
        <w:tc>
          <w:tcPr>
            <w:tcW w:w="1131" w:type="dxa"/>
            <w:vAlign w:val="center"/>
          </w:tcPr>
          <w:p w14:paraId="53D900E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149" w:type="dxa"/>
            <w:vAlign w:val="center"/>
          </w:tcPr>
          <w:p w14:paraId="4704567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0.64</w:t>
            </w:r>
          </w:p>
        </w:tc>
        <w:tc>
          <w:tcPr>
            <w:tcW w:w="1079" w:type="dxa"/>
            <w:vAlign w:val="center"/>
          </w:tcPr>
          <w:p w14:paraId="0C76D893"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0.35</w:t>
            </w:r>
          </w:p>
        </w:tc>
        <w:tc>
          <w:tcPr>
            <w:tcW w:w="1056" w:type="dxa"/>
            <w:vAlign w:val="center"/>
          </w:tcPr>
          <w:p w14:paraId="465F26B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0.29</w:t>
            </w:r>
          </w:p>
        </w:tc>
      </w:tr>
      <w:tr w:rsidR="00BC64CD" w:rsidRPr="00EA6C1B" w14:paraId="6890BCB4" w14:textId="77777777" w:rsidTr="00FD0861">
        <w:trPr>
          <w:trHeight w:val="260"/>
        </w:trPr>
        <w:tc>
          <w:tcPr>
            <w:tcW w:w="1327" w:type="dxa"/>
            <w:vMerge/>
            <w:tcBorders>
              <w:bottom w:val="single" w:sz="4" w:space="0" w:color="auto"/>
            </w:tcBorders>
          </w:tcPr>
          <w:p w14:paraId="71739A3E" w14:textId="77777777" w:rsidR="00437E75" w:rsidRPr="00EA6C1B" w:rsidRDefault="00437E75" w:rsidP="005A4B19">
            <w:pPr>
              <w:rPr>
                <w:rFonts w:asciiTheme="majorBidi" w:hAnsiTheme="majorBidi" w:cstheme="majorBidi"/>
                <w:sz w:val="20"/>
                <w:szCs w:val="20"/>
              </w:rPr>
            </w:pPr>
          </w:p>
        </w:tc>
        <w:tc>
          <w:tcPr>
            <w:tcW w:w="1130" w:type="dxa"/>
            <w:tcBorders>
              <w:bottom w:val="single" w:sz="4" w:space="0" w:color="auto"/>
            </w:tcBorders>
            <w:vAlign w:val="center"/>
          </w:tcPr>
          <w:p w14:paraId="7AF1412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tcBorders>
              <w:bottom w:val="single" w:sz="4" w:space="0" w:color="auto"/>
            </w:tcBorders>
            <w:vAlign w:val="center"/>
          </w:tcPr>
          <w:p w14:paraId="145D15C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0.72 ± 0.03</w:t>
            </w:r>
          </w:p>
        </w:tc>
        <w:tc>
          <w:tcPr>
            <w:tcW w:w="1131" w:type="dxa"/>
            <w:tcBorders>
              <w:bottom w:val="single" w:sz="4" w:space="0" w:color="auto"/>
            </w:tcBorders>
            <w:vAlign w:val="center"/>
          </w:tcPr>
          <w:p w14:paraId="5218B44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0.75</w:t>
            </w:r>
          </w:p>
        </w:tc>
        <w:tc>
          <w:tcPr>
            <w:tcW w:w="1149" w:type="dxa"/>
            <w:tcBorders>
              <w:bottom w:val="single" w:sz="4" w:space="0" w:color="auto"/>
            </w:tcBorders>
            <w:vAlign w:val="center"/>
          </w:tcPr>
          <w:p w14:paraId="18C8EAD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0.67</w:t>
            </w:r>
          </w:p>
        </w:tc>
        <w:tc>
          <w:tcPr>
            <w:tcW w:w="1079" w:type="dxa"/>
            <w:tcBorders>
              <w:bottom w:val="single" w:sz="4" w:space="0" w:color="auto"/>
            </w:tcBorders>
            <w:vAlign w:val="center"/>
          </w:tcPr>
          <w:p w14:paraId="6EE6659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0.28</w:t>
            </w:r>
          </w:p>
        </w:tc>
        <w:tc>
          <w:tcPr>
            <w:tcW w:w="1056" w:type="dxa"/>
            <w:tcBorders>
              <w:bottom w:val="single" w:sz="4" w:space="0" w:color="auto"/>
            </w:tcBorders>
            <w:vAlign w:val="center"/>
          </w:tcPr>
          <w:p w14:paraId="17D52FA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0.31</w:t>
            </w:r>
          </w:p>
        </w:tc>
      </w:tr>
      <w:bookmarkEnd w:id="17"/>
    </w:tbl>
    <w:p w14:paraId="5FD0C6BE" w14:textId="084066C4" w:rsidR="00437E75" w:rsidRPr="00EA6C1B" w:rsidRDefault="00437E75" w:rsidP="00D01902">
      <w:pPr>
        <w:shd w:val="clear" w:color="auto" w:fill="FFFFFF" w:themeFill="background1"/>
        <w:spacing w:after="120" w:line="360" w:lineRule="auto"/>
        <w:rPr>
          <w:rFonts w:asciiTheme="majorBidi" w:hAnsiTheme="majorBidi" w:cstheme="majorBidi"/>
          <w:lang w:bidi="ar-JO"/>
        </w:rPr>
      </w:pPr>
    </w:p>
    <w:p w14:paraId="2E24BB2A" w14:textId="3E30DE92" w:rsidR="00FD0861" w:rsidRPr="00EA6C1B" w:rsidRDefault="00FD0861" w:rsidP="00BD008D">
      <w:pPr>
        <w:spacing w:line="240" w:lineRule="auto"/>
        <w:ind w:left="284" w:hanging="284"/>
        <w:rPr>
          <w:rFonts w:asciiTheme="majorBidi" w:hAnsiTheme="majorBidi" w:cstheme="majorBidi"/>
          <w:lang w:bidi="ar-JO"/>
        </w:rPr>
      </w:pPr>
      <w:r w:rsidRPr="00EA6C1B">
        <w:rPr>
          <w:rFonts w:asciiTheme="majorBidi" w:hAnsiTheme="majorBidi" w:cstheme="majorBidi"/>
          <w:lang w:bidi="ar-JO"/>
        </w:rPr>
        <w:tab/>
      </w: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10</w:t>
      </w:r>
      <w:r w:rsidRPr="00EA6C1B">
        <w:rPr>
          <w:rFonts w:asciiTheme="majorBidi" w:hAnsiTheme="majorBidi" w:cstheme="majorBidi"/>
          <w:lang w:bidi="ar-JO"/>
        </w:rPr>
        <w:t xml:space="preserve"> </w:t>
      </w:r>
      <w:r w:rsidRPr="00EA6C1B">
        <w:rPr>
          <w:rFonts w:asciiTheme="majorBidi" w:hAnsiTheme="majorBidi" w:cstheme="majorBidi"/>
          <w:sz w:val="20"/>
          <w:szCs w:val="20"/>
        </w:rPr>
        <w:t xml:space="preserve">Comparison between CFA and GA using HFD </w:t>
      </w:r>
      <w:del w:id="18" w:author="omen" w:date="2022-04-12T18:45:00Z">
        <w:r w:rsidRPr="00EA6C1B" w:rsidDel="00BD008D">
          <w:rPr>
            <w:rFonts w:asciiTheme="majorBidi" w:hAnsiTheme="majorBidi" w:cstheme="majorBidi"/>
            <w:sz w:val="20"/>
            <w:szCs w:val="20"/>
          </w:rPr>
          <w:delText xml:space="preserve">corrected test set </w:delText>
        </w:r>
      </w:del>
      <w:r w:rsidRPr="00EA6C1B">
        <w:rPr>
          <w:rFonts w:asciiTheme="majorBidi" w:hAnsiTheme="majorBidi" w:cstheme="majorBidi"/>
          <w:sz w:val="20"/>
          <w:szCs w:val="20"/>
        </w:rPr>
        <w:t xml:space="preserve">by different classification algorithms in terms of </w:t>
      </w:r>
      <w:r w:rsidR="00226B39">
        <w:rPr>
          <w:rFonts w:asciiTheme="majorBidi" w:hAnsiTheme="majorBidi" w:cstheme="majorBidi"/>
          <w:sz w:val="20"/>
          <w:szCs w:val="20"/>
        </w:rPr>
        <w:t>a</w:t>
      </w:r>
      <w:r w:rsidRPr="00EA6C1B">
        <w:rPr>
          <w:rFonts w:asciiTheme="majorBidi" w:hAnsiTheme="majorBidi" w:cstheme="majorBidi"/>
          <w:sz w:val="20"/>
          <w:szCs w:val="20"/>
        </w:rPr>
        <w:t>ccuracy, Kappa</w:t>
      </w:r>
      <w:r w:rsidR="00B10086">
        <w:rPr>
          <w:rFonts w:asciiTheme="majorBidi" w:hAnsiTheme="majorBidi" w:cstheme="majorBidi"/>
          <w:sz w:val="20"/>
          <w:szCs w:val="20"/>
        </w:rPr>
        <w:t>,</w:t>
      </w:r>
      <w:r w:rsidRPr="00EA6C1B">
        <w:rPr>
          <w:rFonts w:asciiTheme="majorBidi" w:hAnsiTheme="majorBidi" w:cstheme="majorBidi"/>
          <w:sz w:val="20"/>
          <w:szCs w:val="20"/>
        </w:rPr>
        <w:t xml:space="preserve"> and MAE.</w:t>
      </w:r>
      <w:r w:rsidRPr="00EA6C1B">
        <w:t xml:space="preserve"> </w:t>
      </w:r>
    </w:p>
    <w:tbl>
      <w:tblPr>
        <w:tblStyle w:val="TableGrid"/>
        <w:tblW w:w="0" w:type="auto"/>
        <w:tblInd w:w="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1130"/>
        <w:gridCol w:w="1288"/>
        <w:gridCol w:w="1131"/>
        <w:gridCol w:w="1149"/>
        <w:gridCol w:w="1079"/>
        <w:gridCol w:w="1056"/>
      </w:tblGrid>
      <w:tr w:rsidR="00EA6C1B" w:rsidRPr="00EA6C1B" w14:paraId="31074276" w14:textId="77777777" w:rsidTr="008543E5">
        <w:trPr>
          <w:trHeight w:val="620"/>
        </w:trPr>
        <w:tc>
          <w:tcPr>
            <w:tcW w:w="1327" w:type="dxa"/>
            <w:tcBorders>
              <w:top w:val="single" w:sz="4" w:space="0" w:color="auto"/>
              <w:bottom w:val="single" w:sz="18" w:space="0" w:color="auto"/>
            </w:tcBorders>
            <w:vAlign w:val="center"/>
          </w:tcPr>
          <w:p w14:paraId="445FF5A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Classifier</w:t>
            </w:r>
          </w:p>
        </w:tc>
        <w:tc>
          <w:tcPr>
            <w:tcW w:w="1130" w:type="dxa"/>
            <w:tcBorders>
              <w:top w:val="single" w:sz="4" w:space="0" w:color="auto"/>
              <w:bottom w:val="single" w:sz="18" w:space="0" w:color="auto"/>
            </w:tcBorders>
            <w:vAlign w:val="center"/>
          </w:tcPr>
          <w:p w14:paraId="305EF316"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Algorithm</w:t>
            </w:r>
          </w:p>
        </w:tc>
        <w:tc>
          <w:tcPr>
            <w:tcW w:w="1288" w:type="dxa"/>
            <w:tcBorders>
              <w:top w:val="single" w:sz="4" w:space="0" w:color="auto"/>
              <w:bottom w:val="single" w:sz="18" w:space="0" w:color="auto"/>
            </w:tcBorders>
            <w:vAlign w:val="center"/>
          </w:tcPr>
          <w:p w14:paraId="45A0656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Accuracy ± STD</w:t>
            </w:r>
          </w:p>
        </w:tc>
        <w:tc>
          <w:tcPr>
            <w:tcW w:w="1131" w:type="dxa"/>
            <w:tcBorders>
              <w:top w:val="single" w:sz="4" w:space="0" w:color="auto"/>
              <w:bottom w:val="single" w:sz="18" w:space="0" w:color="auto"/>
            </w:tcBorders>
            <w:vAlign w:val="center"/>
          </w:tcPr>
          <w:p w14:paraId="355F65D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Accuracy Maximin</w:t>
            </w:r>
          </w:p>
        </w:tc>
        <w:tc>
          <w:tcPr>
            <w:tcW w:w="1149" w:type="dxa"/>
            <w:tcBorders>
              <w:top w:val="single" w:sz="4" w:space="0" w:color="auto"/>
              <w:bottom w:val="single" w:sz="18" w:space="0" w:color="auto"/>
            </w:tcBorders>
            <w:vAlign w:val="center"/>
          </w:tcPr>
          <w:p w14:paraId="27D34DF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Accuracy Minimum</w:t>
            </w:r>
          </w:p>
        </w:tc>
        <w:tc>
          <w:tcPr>
            <w:tcW w:w="1079" w:type="dxa"/>
            <w:tcBorders>
              <w:top w:val="single" w:sz="4" w:space="0" w:color="auto"/>
              <w:bottom w:val="single" w:sz="18" w:space="0" w:color="auto"/>
            </w:tcBorders>
            <w:vAlign w:val="center"/>
          </w:tcPr>
          <w:p w14:paraId="7061BFA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Kappa</w:t>
            </w:r>
          </w:p>
        </w:tc>
        <w:tc>
          <w:tcPr>
            <w:tcW w:w="1056" w:type="dxa"/>
            <w:tcBorders>
              <w:top w:val="single" w:sz="4" w:space="0" w:color="auto"/>
              <w:bottom w:val="single" w:sz="18" w:space="0" w:color="auto"/>
            </w:tcBorders>
            <w:vAlign w:val="center"/>
          </w:tcPr>
          <w:p w14:paraId="7103920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MAE</w:t>
            </w:r>
          </w:p>
        </w:tc>
      </w:tr>
      <w:tr w:rsidR="00EA6C1B" w:rsidRPr="00EA6C1B" w14:paraId="76DA0498" w14:textId="77777777" w:rsidTr="008543E5">
        <w:trPr>
          <w:trHeight w:val="350"/>
        </w:trPr>
        <w:tc>
          <w:tcPr>
            <w:tcW w:w="1327" w:type="dxa"/>
            <w:vMerge w:val="restart"/>
            <w:tcBorders>
              <w:top w:val="single" w:sz="18" w:space="0" w:color="auto"/>
            </w:tcBorders>
            <w:vAlign w:val="center"/>
          </w:tcPr>
          <w:p w14:paraId="7E8D69D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Logistic</w:t>
            </w:r>
          </w:p>
        </w:tc>
        <w:tc>
          <w:tcPr>
            <w:tcW w:w="1130" w:type="dxa"/>
            <w:tcBorders>
              <w:top w:val="single" w:sz="18" w:space="0" w:color="auto"/>
            </w:tcBorders>
            <w:vAlign w:val="center"/>
          </w:tcPr>
          <w:p w14:paraId="1221D65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tcBorders>
              <w:top w:val="single" w:sz="18" w:space="0" w:color="auto"/>
            </w:tcBorders>
            <w:vAlign w:val="center"/>
          </w:tcPr>
          <w:p w14:paraId="37297A7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0.79 ± 0.02</w:t>
            </w:r>
          </w:p>
        </w:tc>
        <w:tc>
          <w:tcPr>
            <w:tcW w:w="1131" w:type="dxa"/>
            <w:tcBorders>
              <w:top w:val="single" w:sz="18" w:space="0" w:color="auto"/>
            </w:tcBorders>
            <w:vAlign w:val="center"/>
          </w:tcPr>
          <w:p w14:paraId="4D4AED8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w:t>
            </w:r>
            <w:r w:rsidRPr="00EA6C1B">
              <w:rPr>
                <w:rFonts w:asciiTheme="majorBidi" w:hAnsiTheme="majorBidi" w:cstheme="majorBidi" w:hint="cs"/>
                <w:sz w:val="20"/>
                <w:szCs w:val="20"/>
                <w:rtl/>
              </w:rPr>
              <w:t>8</w:t>
            </w:r>
          </w:p>
        </w:tc>
        <w:tc>
          <w:tcPr>
            <w:tcW w:w="1149" w:type="dxa"/>
            <w:tcBorders>
              <w:top w:val="single" w:sz="18" w:space="0" w:color="auto"/>
            </w:tcBorders>
            <w:vAlign w:val="center"/>
          </w:tcPr>
          <w:p w14:paraId="4E885CB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tcBorders>
              <w:top w:val="single" w:sz="18" w:space="0" w:color="auto"/>
            </w:tcBorders>
            <w:vAlign w:val="center"/>
          </w:tcPr>
          <w:p w14:paraId="605ABE09"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0.46</w:t>
            </w:r>
          </w:p>
        </w:tc>
        <w:tc>
          <w:tcPr>
            <w:tcW w:w="1056" w:type="dxa"/>
            <w:tcBorders>
              <w:top w:val="single" w:sz="18" w:space="0" w:color="auto"/>
            </w:tcBorders>
            <w:vAlign w:val="center"/>
          </w:tcPr>
          <w:p w14:paraId="1439576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0.22</w:t>
            </w:r>
          </w:p>
        </w:tc>
      </w:tr>
      <w:tr w:rsidR="00EA6C1B" w:rsidRPr="00EA6C1B" w14:paraId="226B97C6" w14:textId="77777777" w:rsidTr="000B4D94">
        <w:trPr>
          <w:trHeight w:val="341"/>
        </w:trPr>
        <w:tc>
          <w:tcPr>
            <w:tcW w:w="1327" w:type="dxa"/>
            <w:vMerge/>
          </w:tcPr>
          <w:p w14:paraId="24EF2BB0" w14:textId="77777777" w:rsidR="00DF3E24" w:rsidRPr="00EA6C1B" w:rsidRDefault="00DF3E24" w:rsidP="005A4B19">
            <w:pPr>
              <w:rPr>
                <w:rFonts w:asciiTheme="majorBidi" w:hAnsiTheme="majorBidi" w:cstheme="majorBidi"/>
                <w:sz w:val="20"/>
                <w:szCs w:val="20"/>
              </w:rPr>
            </w:pPr>
          </w:p>
        </w:tc>
        <w:tc>
          <w:tcPr>
            <w:tcW w:w="1130" w:type="dxa"/>
            <w:vAlign w:val="center"/>
          </w:tcPr>
          <w:p w14:paraId="066BCB2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705CF38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0.73 ± 0.02</w:t>
            </w:r>
          </w:p>
        </w:tc>
        <w:tc>
          <w:tcPr>
            <w:tcW w:w="1131" w:type="dxa"/>
            <w:vAlign w:val="center"/>
          </w:tcPr>
          <w:p w14:paraId="38F6640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149" w:type="dxa"/>
            <w:vAlign w:val="center"/>
          </w:tcPr>
          <w:p w14:paraId="5F67EAA8"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30A21CE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0.37</w:t>
            </w:r>
          </w:p>
        </w:tc>
        <w:tc>
          <w:tcPr>
            <w:tcW w:w="1056" w:type="dxa"/>
            <w:vAlign w:val="center"/>
          </w:tcPr>
          <w:p w14:paraId="563AA22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0.26</w:t>
            </w:r>
          </w:p>
        </w:tc>
      </w:tr>
      <w:tr w:rsidR="00EA6C1B" w:rsidRPr="00EA6C1B" w14:paraId="2D7A6FF1" w14:textId="77777777" w:rsidTr="000B4D94">
        <w:trPr>
          <w:trHeight w:val="305"/>
        </w:trPr>
        <w:tc>
          <w:tcPr>
            <w:tcW w:w="1327" w:type="dxa"/>
            <w:vMerge w:val="restart"/>
            <w:vAlign w:val="center"/>
          </w:tcPr>
          <w:p w14:paraId="14AA4619"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Random Forest</w:t>
            </w:r>
          </w:p>
        </w:tc>
        <w:tc>
          <w:tcPr>
            <w:tcW w:w="1130" w:type="dxa"/>
            <w:shd w:val="clear" w:color="auto" w:fill="FFFFFF" w:themeFill="background1"/>
            <w:vAlign w:val="center"/>
          </w:tcPr>
          <w:p w14:paraId="634FE54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0B1BB77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 ± 0.01</w:t>
            </w:r>
          </w:p>
        </w:tc>
        <w:tc>
          <w:tcPr>
            <w:tcW w:w="1131" w:type="dxa"/>
            <w:shd w:val="clear" w:color="auto" w:fill="FFFFFF" w:themeFill="background1"/>
            <w:vAlign w:val="center"/>
          </w:tcPr>
          <w:p w14:paraId="415A7F4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w:t>
            </w:r>
          </w:p>
        </w:tc>
        <w:tc>
          <w:tcPr>
            <w:tcW w:w="1149" w:type="dxa"/>
            <w:shd w:val="clear" w:color="auto" w:fill="FFFFFF" w:themeFill="background1"/>
            <w:vAlign w:val="center"/>
          </w:tcPr>
          <w:p w14:paraId="47D1132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0.90</w:t>
            </w:r>
          </w:p>
        </w:tc>
        <w:tc>
          <w:tcPr>
            <w:tcW w:w="1079" w:type="dxa"/>
            <w:shd w:val="clear" w:color="auto" w:fill="FFFFFF" w:themeFill="background1"/>
            <w:vAlign w:val="center"/>
          </w:tcPr>
          <w:p w14:paraId="3AD92CB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0.91</w:t>
            </w:r>
          </w:p>
        </w:tc>
        <w:tc>
          <w:tcPr>
            <w:tcW w:w="1056" w:type="dxa"/>
            <w:shd w:val="clear" w:color="auto" w:fill="FFFFFF" w:themeFill="background1"/>
            <w:vAlign w:val="center"/>
          </w:tcPr>
          <w:p w14:paraId="3894547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0.03</w:t>
            </w:r>
          </w:p>
        </w:tc>
      </w:tr>
      <w:tr w:rsidR="00EA6C1B" w:rsidRPr="00EA6C1B" w14:paraId="303D39C3" w14:textId="77777777" w:rsidTr="000B4D94">
        <w:trPr>
          <w:trHeight w:val="350"/>
        </w:trPr>
        <w:tc>
          <w:tcPr>
            <w:tcW w:w="1327" w:type="dxa"/>
            <w:vMerge/>
          </w:tcPr>
          <w:p w14:paraId="4D25484B" w14:textId="77777777" w:rsidR="00DF3E24" w:rsidRPr="00EA6C1B" w:rsidRDefault="00DF3E24" w:rsidP="005A4B19">
            <w:pPr>
              <w:rPr>
                <w:rFonts w:asciiTheme="majorBidi" w:hAnsiTheme="majorBidi" w:cstheme="majorBidi"/>
                <w:sz w:val="20"/>
                <w:szCs w:val="20"/>
              </w:rPr>
            </w:pPr>
          </w:p>
        </w:tc>
        <w:tc>
          <w:tcPr>
            <w:tcW w:w="1130" w:type="dxa"/>
            <w:shd w:val="clear" w:color="auto" w:fill="FFFFFF" w:themeFill="background1"/>
            <w:vAlign w:val="center"/>
          </w:tcPr>
          <w:p w14:paraId="2A53339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54F0347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0.96 ± 0.03</w:t>
            </w:r>
          </w:p>
        </w:tc>
        <w:tc>
          <w:tcPr>
            <w:tcW w:w="1131" w:type="dxa"/>
            <w:shd w:val="clear" w:color="auto" w:fill="FFFFFF" w:themeFill="background1"/>
            <w:vAlign w:val="center"/>
          </w:tcPr>
          <w:p w14:paraId="1E1909E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w:t>
            </w:r>
          </w:p>
        </w:tc>
        <w:tc>
          <w:tcPr>
            <w:tcW w:w="1149" w:type="dxa"/>
            <w:shd w:val="clear" w:color="auto" w:fill="FFFFFF" w:themeFill="background1"/>
            <w:vAlign w:val="center"/>
          </w:tcPr>
          <w:p w14:paraId="419CB80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0.89</w:t>
            </w:r>
          </w:p>
        </w:tc>
        <w:tc>
          <w:tcPr>
            <w:tcW w:w="1079" w:type="dxa"/>
            <w:shd w:val="clear" w:color="auto" w:fill="FFFFFF" w:themeFill="background1"/>
            <w:vAlign w:val="center"/>
          </w:tcPr>
          <w:p w14:paraId="344BF23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0.92</w:t>
            </w:r>
          </w:p>
        </w:tc>
        <w:tc>
          <w:tcPr>
            <w:tcW w:w="1056" w:type="dxa"/>
            <w:shd w:val="clear" w:color="auto" w:fill="FFFFFF" w:themeFill="background1"/>
            <w:vAlign w:val="center"/>
          </w:tcPr>
          <w:p w14:paraId="609787A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0.03</w:t>
            </w:r>
          </w:p>
        </w:tc>
      </w:tr>
      <w:tr w:rsidR="00EA6C1B" w:rsidRPr="00EA6C1B" w14:paraId="69B8632F" w14:textId="77777777" w:rsidTr="000B4D94">
        <w:trPr>
          <w:trHeight w:val="350"/>
        </w:trPr>
        <w:tc>
          <w:tcPr>
            <w:tcW w:w="1327" w:type="dxa"/>
            <w:vMerge w:val="restart"/>
            <w:vAlign w:val="center"/>
          </w:tcPr>
          <w:p w14:paraId="37DDCAF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KNN</w:t>
            </w:r>
          </w:p>
        </w:tc>
        <w:tc>
          <w:tcPr>
            <w:tcW w:w="1130" w:type="dxa"/>
            <w:shd w:val="clear" w:color="auto" w:fill="FFFFFF" w:themeFill="background1"/>
            <w:vAlign w:val="center"/>
          </w:tcPr>
          <w:p w14:paraId="52C0AA3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444DFDA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0.77± 0.04</w:t>
            </w:r>
          </w:p>
        </w:tc>
        <w:tc>
          <w:tcPr>
            <w:tcW w:w="1131" w:type="dxa"/>
            <w:shd w:val="clear" w:color="auto" w:fill="FFFFFF" w:themeFill="background1"/>
            <w:vAlign w:val="center"/>
          </w:tcPr>
          <w:p w14:paraId="7F09DAE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0.82</w:t>
            </w:r>
          </w:p>
        </w:tc>
        <w:tc>
          <w:tcPr>
            <w:tcW w:w="1149" w:type="dxa"/>
            <w:shd w:val="clear" w:color="auto" w:fill="FFFFFF" w:themeFill="background1"/>
            <w:vAlign w:val="center"/>
          </w:tcPr>
          <w:p w14:paraId="382059F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0.72</w:t>
            </w:r>
          </w:p>
        </w:tc>
        <w:tc>
          <w:tcPr>
            <w:tcW w:w="1079" w:type="dxa"/>
            <w:shd w:val="clear" w:color="auto" w:fill="FFFFFF" w:themeFill="background1"/>
            <w:vAlign w:val="center"/>
          </w:tcPr>
          <w:p w14:paraId="4C29190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0.53</w:t>
            </w:r>
          </w:p>
        </w:tc>
        <w:tc>
          <w:tcPr>
            <w:tcW w:w="1056" w:type="dxa"/>
            <w:shd w:val="clear" w:color="auto" w:fill="FFFFFF" w:themeFill="background1"/>
            <w:vAlign w:val="center"/>
          </w:tcPr>
          <w:p w14:paraId="5FB2CEE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0.19</w:t>
            </w:r>
          </w:p>
        </w:tc>
      </w:tr>
      <w:tr w:rsidR="00EA6C1B" w:rsidRPr="00EA6C1B" w14:paraId="2ACA159D" w14:textId="77777777" w:rsidTr="000B4D94">
        <w:trPr>
          <w:trHeight w:val="341"/>
        </w:trPr>
        <w:tc>
          <w:tcPr>
            <w:tcW w:w="1327" w:type="dxa"/>
            <w:vMerge/>
          </w:tcPr>
          <w:p w14:paraId="61C1F829" w14:textId="77777777" w:rsidR="00DF3E24" w:rsidRPr="00EA6C1B" w:rsidRDefault="00DF3E24" w:rsidP="005A4B19">
            <w:pPr>
              <w:rPr>
                <w:rFonts w:asciiTheme="majorBidi" w:hAnsiTheme="majorBidi" w:cstheme="majorBidi"/>
                <w:sz w:val="20"/>
                <w:szCs w:val="20"/>
              </w:rPr>
            </w:pPr>
          </w:p>
        </w:tc>
        <w:tc>
          <w:tcPr>
            <w:tcW w:w="1130" w:type="dxa"/>
            <w:shd w:val="clear" w:color="auto" w:fill="FFFFFF" w:themeFill="background1"/>
            <w:vAlign w:val="center"/>
          </w:tcPr>
          <w:p w14:paraId="695A20E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41ADEA6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0.76 ± 0.03</w:t>
            </w:r>
          </w:p>
        </w:tc>
        <w:tc>
          <w:tcPr>
            <w:tcW w:w="1131" w:type="dxa"/>
            <w:shd w:val="clear" w:color="auto" w:fill="FFFFFF" w:themeFill="background1"/>
            <w:vAlign w:val="center"/>
          </w:tcPr>
          <w:p w14:paraId="4805739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0.78</w:t>
            </w:r>
          </w:p>
        </w:tc>
        <w:tc>
          <w:tcPr>
            <w:tcW w:w="1149" w:type="dxa"/>
            <w:shd w:val="clear" w:color="auto" w:fill="FFFFFF" w:themeFill="background1"/>
            <w:vAlign w:val="center"/>
          </w:tcPr>
          <w:p w14:paraId="143128D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0.74</w:t>
            </w:r>
          </w:p>
        </w:tc>
        <w:tc>
          <w:tcPr>
            <w:tcW w:w="1079" w:type="dxa"/>
            <w:shd w:val="clear" w:color="auto" w:fill="FFFFFF" w:themeFill="background1"/>
            <w:vAlign w:val="center"/>
          </w:tcPr>
          <w:p w14:paraId="3CF8EC5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0.52</w:t>
            </w:r>
          </w:p>
        </w:tc>
        <w:tc>
          <w:tcPr>
            <w:tcW w:w="1056" w:type="dxa"/>
            <w:shd w:val="clear" w:color="auto" w:fill="FFFFFF" w:themeFill="background1"/>
            <w:vAlign w:val="center"/>
          </w:tcPr>
          <w:p w14:paraId="34909C5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0.21</w:t>
            </w:r>
          </w:p>
        </w:tc>
      </w:tr>
      <w:tr w:rsidR="00EA6C1B" w:rsidRPr="00EA6C1B" w14:paraId="2F0D97DA" w14:textId="77777777" w:rsidTr="000B4D94">
        <w:trPr>
          <w:trHeight w:val="260"/>
        </w:trPr>
        <w:tc>
          <w:tcPr>
            <w:tcW w:w="1327" w:type="dxa"/>
            <w:vMerge w:val="restart"/>
            <w:vAlign w:val="center"/>
          </w:tcPr>
          <w:p w14:paraId="25ABEC5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SVM</w:t>
            </w:r>
          </w:p>
        </w:tc>
        <w:tc>
          <w:tcPr>
            <w:tcW w:w="1130" w:type="dxa"/>
            <w:vAlign w:val="center"/>
          </w:tcPr>
          <w:p w14:paraId="4F97C52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0C73AF2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0.75± 0.02</w:t>
            </w:r>
          </w:p>
        </w:tc>
        <w:tc>
          <w:tcPr>
            <w:tcW w:w="1131" w:type="dxa"/>
            <w:vAlign w:val="center"/>
          </w:tcPr>
          <w:p w14:paraId="4D125AC8"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0.78</w:t>
            </w:r>
          </w:p>
        </w:tc>
        <w:tc>
          <w:tcPr>
            <w:tcW w:w="1149" w:type="dxa"/>
            <w:vAlign w:val="center"/>
          </w:tcPr>
          <w:p w14:paraId="543183A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0A952F3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0.45</w:t>
            </w:r>
          </w:p>
        </w:tc>
        <w:tc>
          <w:tcPr>
            <w:tcW w:w="1056" w:type="dxa"/>
            <w:vAlign w:val="center"/>
          </w:tcPr>
          <w:p w14:paraId="1841CAC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0.22</w:t>
            </w:r>
          </w:p>
        </w:tc>
      </w:tr>
      <w:tr w:rsidR="00EA6C1B" w:rsidRPr="00EA6C1B" w14:paraId="7BF9385D" w14:textId="77777777" w:rsidTr="000B4D94">
        <w:trPr>
          <w:trHeight w:val="260"/>
        </w:trPr>
        <w:tc>
          <w:tcPr>
            <w:tcW w:w="1327" w:type="dxa"/>
            <w:vMerge/>
          </w:tcPr>
          <w:p w14:paraId="37875253" w14:textId="77777777" w:rsidR="00DF3E24" w:rsidRPr="00EA6C1B" w:rsidRDefault="00DF3E24" w:rsidP="005A4B19">
            <w:pPr>
              <w:rPr>
                <w:rFonts w:asciiTheme="majorBidi" w:hAnsiTheme="majorBidi" w:cstheme="majorBidi"/>
                <w:sz w:val="20"/>
                <w:szCs w:val="20"/>
              </w:rPr>
            </w:pPr>
          </w:p>
        </w:tc>
        <w:tc>
          <w:tcPr>
            <w:tcW w:w="1130" w:type="dxa"/>
            <w:vAlign w:val="center"/>
          </w:tcPr>
          <w:p w14:paraId="5D6E029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6066E6F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0.73 ± 0.03</w:t>
            </w:r>
          </w:p>
        </w:tc>
        <w:tc>
          <w:tcPr>
            <w:tcW w:w="1131" w:type="dxa"/>
            <w:vAlign w:val="center"/>
          </w:tcPr>
          <w:p w14:paraId="66B6CEA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0.74</w:t>
            </w:r>
          </w:p>
        </w:tc>
        <w:tc>
          <w:tcPr>
            <w:tcW w:w="1149" w:type="dxa"/>
            <w:vAlign w:val="center"/>
          </w:tcPr>
          <w:p w14:paraId="0E236086"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vAlign w:val="center"/>
          </w:tcPr>
          <w:p w14:paraId="7E3AA57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2AEA5CD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0.26</w:t>
            </w:r>
          </w:p>
        </w:tc>
      </w:tr>
      <w:tr w:rsidR="00EA6C1B" w:rsidRPr="00EA6C1B" w14:paraId="63BB02ED" w14:textId="77777777" w:rsidTr="000B4D94">
        <w:trPr>
          <w:trHeight w:val="260"/>
        </w:trPr>
        <w:tc>
          <w:tcPr>
            <w:tcW w:w="1327" w:type="dxa"/>
            <w:vMerge w:val="restart"/>
            <w:vAlign w:val="center"/>
          </w:tcPr>
          <w:p w14:paraId="22F43CD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NB</w:t>
            </w:r>
          </w:p>
        </w:tc>
        <w:tc>
          <w:tcPr>
            <w:tcW w:w="1130" w:type="dxa"/>
            <w:vAlign w:val="center"/>
          </w:tcPr>
          <w:p w14:paraId="0ECE3A0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1893F98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0.75 ± 0.02</w:t>
            </w:r>
          </w:p>
        </w:tc>
        <w:tc>
          <w:tcPr>
            <w:tcW w:w="1131" w:type="dxa"/>
            <w:vAlign w:val="center"/>
          </w:tcPr>
          <w:p w14:paraId="7FD9711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0.77</w:t>
            </w:r>
          </w:p>
        </w:tc>
        <w:tc>
          <w:tcPr>
            <w:tcW w:w="1149" w:type="dxa"/>
            <w:vAlign w:val="center"/>
          </w:tcPr>
          <w:p w14:paraId="53D525A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331323E8"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0.46</w:t>
            </w:r>
          </w:p>
        </w:tc>
        <w:tc>
          <w:tcPr>
            <w:tcW w:w="1056" w:type="dxa"/>
            <w:vAlign w:val="center"/>
          </w:tcPr>
          <w:p w14:paraId="00554EC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0.22</w:t>
            </w:r>
          </w:p>
        </w:tc>
      </w:tr>
      <w:tr w:rsidR="00EA6C1B" w:rsidRPr="00EA6C1B" w14:paraId="507D860F" w14:textId="77777777" w:rsidTr="000B4D94">
        <w:trPr>
          <w:trHeight w:val="341"/>
        </w:trPr>
        <w:tc>
          <w:tcPr>
            <w:tcW w:w="1327" w:type="dxa"/>
            <w:vMerge/>
          </w:tcPr>
          <w:p w14:paraId="186C1C83" w14:textId="77777777" w:rsidR="00DF3E24" w:rsidRPr="00EA6C1B" w:rsidRDefault="00DF3E24" w:rsidP="005A4B19">
            <w:pPr>
              <w:rPr>
                <w:rFonts w:asciiTheme="majorBidi" w:hAnsiTheme="majorBidi" w:cstheme="majorBidi"/>
                <w:sz w:val="20"/>
                <w:szCs w:val="20"/>
              </w:rPr>
            </w:pPr>
          </w:p>
        </w:tc>
        <w:tc>
          <w:tcPr>
            <w:tcW w:w="1130" w:type="dxa"/>
            <w:vAlign w:val="center"/>
          </w:tcPr>
          <w:p w14:paraId="068E8A5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255EAAD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lang w:bidi="ar-JO"/>
              </w:rPr>
              <w:t>0.72</w:t>
            </w:r>
            <w:r w:rsidRPr="00EA6C1B">
              <w:rPr>
                <w:rFonts w:asciiTheme="majorBidi" w:hAnsiTheme="majorBidi" w:cstheme="majorBidi"/>
                <w:sz w:val="20"/>
                <w:szCs w:val="20"/>
                <w:lang w:bidi="ar-JO"/>
              </w:rPr>
              <w:t xml:space="preserve"> </w:t>
            </w:r>
            <w:r w:rsidRPr="00EA6C1B">
              <w:rPr>
                <w:rFonts w:asciiTheme="majorBidi" w:hAnsiTheme="majorBidi" w:cstheme="majorBidi"/>
                <w:sz w:val="20"/>
                <w:szCs w:val="20"/>
              </w:rPr>
              <w:t>± 0.0</w:t>
            </w:r>
            <w:r w:rsidRPr="00EA6C1B">
              <w:rPr>
                <w:rFonts w:asciiTheme="majorBidi" w:hAnsiTheme="majorBidi" w:cstheme="majorBidi" w:hint="cs"/>
                <w:sz w:val="20"/>
                <w:szCs w:val="20"/>
                <w:rtl/>
              </w:rPr>
              <w:t>4</w:t>
            </w:r>
          </w:p>
        </w:tc>
        <w:tc>
          <w:tcPr>
            <w:tcW w:w="1131" w:type="dxa"/>
            <w:vAlign w:val="center"/>
          </w:tcPr>
          <w:p w14:paraId="3BCBBAA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0.73</w:t>
            </w:r>
          </w:p>
        </w:tc>
        <w:tc>
          <w:tcPr>
            <w:tcW w:w="1149" w:type="dxa"/>
            <w:vAlign w:val="center"/>
          </w:tcPr>
          <w:p w14:paraId="11C4E21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0.69</w:t>
            </w:r>
          </w:p>
        </w:tc>
        <w:tc>
          <w:tcPr>
            <w:tcW w:w="1079" w:type="dxa"/>
            <w:vAlign w:val="center"/>
          </w:tcPr>
          <w:p w14:paraId="4921D65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0.36</w:t>
            </w:r>
          </w:p>
        </w:tc>
        <w:tc>
          <w:tcPr>
            <w:tcW w:w="1056" w:type="dxa"/>
            <w:vAlign w:val="center"/>
          </w:tcPr>
          <w:p w14:paraId="3228562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0.28</w:t>
            </w:r>
          </w:p>
        </w:tc>
      </w:tr>
      <w:tr w:rsidR="00EA6C1B" w:rsidRPr="00EA6C1B" w14:paraId="3C5402DD" w14:textId="77777777" w:rsidTr="000B4D94">
        <w:trPr>
          <w:trHeight w:val="260"/>
        </w:trPr>
        <w:tc>
          <w:tcPr>
            <w:tcW w:w="1327" w:type="dxa"/>
            <w:vMerge w:val="restart"/>
            <w:tcBorders>
              <w:bottom w:val="single" w:sz="4" w:space="0" w:color="auto"/>
            </w:tcBorders>
            <w:vAlign w:val="center"/>
          </w:tcPr>
          <w:p w14:paraId="7A8CC54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DT</w:t>
            </w:r>
          </w:p>
        </w:tc>
        <w:tc>
          <w:tcPr>
            <w:tcW w:w="1130" w:type="dxa"/>
            <w:vAlign w:val="center"/>
          </w:tcPr>
          <w:p w14:paraId="0578970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7E477D0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0.95± 0.04</w:t>
            </w:r>
          </w:p>
        </w:tc>
        <w:tc>
          <w:tcPr>
            <w:tcW w:w="1131" w:type="dxa"/>
            <w:vAlign w:val="center"/>
          </w:tcPr>
          <w:p w14:paraId="17935A7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w:t>
            </w:r>
          </w:p>
        </w:tc>
        <w:tc>
          <w:tcPr>
            <w:tcW w:w="1149" w:type="dxa"/>
            <w:vAlign w:val="center"/>
          </w:tcPr>
          <w:p w14:paraId="0B017B3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0.76</w:t>
            </w:r>
          </w:p>
        </w:tc>
        <w:tc>
          <w:tcPr>
            <w:tcW w:w="1079" w:type="dxa"/>
            <w:vAlign w:val="center"/>
          </w:tcPr>
          <w:p w14:paraId="52DFCDF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0.89</w:t>
            </w:r>
          </w:p>
        </w:tc>
        <w:tc>
          <w:tcPr>
            <w:tcW w:w="1056" w:type="dxa"/>
            <w:vAlign w:val="center"/>
          </w:tcPr>
          <w:p w14:paraId="6EEE057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0.04</w:t>
            </w:r>
          </w:p>
        </w:tc>
      </w:tr>
      <w:tr w:rsidR="00BC64CD" w:rsidRPr="00EA6C1B" w14:paraId="69ED0D62" w14:textId="77777777" w:rsidTr="000B4D94">
        <w:trPr>
          <w:trHeight w:val="260"/>
        </w:trPr>
        <w:tc>
          <w:tcPr>
            <w:tcW w:w="1327" w:type="dxa"/>
            <w:vMerge/>
            <w:tcBorders>
              <w:bottom w:val="single" w:sz="4" w:space="0" w:color="auto"/>
            </w:tcBorders>
          </w:tcPr>
          <w:p w14:paraId="7DFEBC50" w14:textId="77777777" w:rsidR="00DF3E24" w:rsidRPr="00EA6C1B" w:rsidRDefault="00DF3E24" w:rsidP="005A4B19">
            <w:pPr>
              <w:rPr>
                <w:rFonts w:asciiTheme="majorBidi" w:hAnsiTheme="majorBidi" w:cstheme="majorBidi"/>
                <w:sz w:val="20"/>
                <w:szCs w:val="20"/>
              </w:rPr>
            </w:pPr>
          </w:p>
        </w:tc>
        <w:tc>
          <w:tcPr>
            <w:tcW w:w="1130" w:type="dxa"/>
            <w:tcBorders>
              <w:bottom w:val="single" w:sz="4" w:space="0" w:color="auto"/>
            </w:tcBorders>
            <w:vAlign w:val="center"/>
          </w:tcPr>
          <w:p w14:paraId="308B35B6"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tcBorders>
              <w:bottom w:val="single" w:sz="4" w:space="0" w:color="auto"/>
            </w:tcBorders>
            <w:vAlign w:val="center"/>
          </w:tcPr>
          <w:p w14:paraId="6798494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0.93± 0.01</w:t>
            </w:r>
          </w:p>
        </w:tc>
        <w:tc>
          <w:tcPr>
            <w:tcW w:w="1131" w:type="dxa"/>
            <w:tcBorders>
              <w:bottom w:val="single" w:sz="4" w:space="0" w:color="auto"/>
            </w:tcBorders>
            <w:vAlign w:val="center"/>
          </w:tcPr>
          <w:p w14:paraId="5840118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0.96</w:t>
            </w:r>
          </w:p>
        </w:tc>
        <w:tc>
          <w:tcPr>
            <w:tcW w:w="1149" w:type="dxa"/>
            <w:tcBorders>
              <w:bottom w:val="single" w:sz="4" w:space="0" w:color="auto"/>
            </w:tcBorders>
            <w:vAlign w:val="center"/>
          </w:tcPr>
          <w:p w14:paraId="2CEDD8C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0.94</w:t>
            </w:r>
          </w:p>
        </w:tc>
        <w:tc>
          <w:tcPr>
            <w:tcW w:w="1079" w:type="dxa"/>
            <w:tcBorders>
              <w:bottom w:val="single" w:sz="4" w:space="0" w:color="auto"/>
            </w:tcBorders>
            <w:vAlign w:val="center"/>
          </w:tcPr>
          <w:p w14:paraId="3BA2885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0.86</w:t>
            </w:r>
          </w:p>
        </w:tc>
        <w:tc>
          <w:tcPr>
            <w:tcW w:w="1056" w:type="dxa"/>
            <w:tcBorders>
              <w:bottom w:val="single" w:sz="4" w:space="0" w:color="auto"/>
            </w:tcBorders>
            <w:vAlign w:val="center"/>
          </w:tcPr>
          <w:p w14:paraId="6554311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0.06</w:t>
            </w:r>
          </w:p>
        </w:tc>
      </w:tr>
    </w:tbl>
    <w:p w14:paraId="7E7338A9" w14:textId="16F64E65" w:rsidR="008F75E0" w:rsidRPr="00EA6C1B" w:rsidRDefault="00EB610C" w:rsidP="005D683D">
      <w:pPr>
        <w:spacing w:line="360" w:lineRule="auto"/>
        <w:ind w:firstLine="720"/>
        <w:jc w:val="both"/>
        <w:rPr>
          <w:rFonts w:asciiTheme="majorBidi" w:hAnsiTheme="majorBidi" w:cstheme="majorBidi"/>
        </w:rPr>
      </w:pPr>
      <w:r w:rsidRPr="00EA6C1B">
        <w:rPr>
          <w:rFonts w:asciiTheme="majorBidi" w:hAnsiTheme="majorBidi" w:cstheme="majorBidi"/>
        </w:rPr>
        <w:lastRenderedPageBreak/>
        <w:t xml:space="preserve">Figures </w:t>
      </w:r>
      <w:r w:rsidR="0031632C" w:rsidRPr="00EA6C1B">
        <w:rPr>
          <w:rFonts w:asciiTheme="majorBidi" w:hAnsiTheme="majorBidi" w:cstheme="majorBidi"/>
        </w:rPr>
        <w:t>4</w:t>
      </w:r>
      <w:r w:rsidRPr="00EA6C1B">
        <w:rPr>
          <w:rFonts w:asciiTheme="majorBidi" w:hAnsiTheme="majorBidi" w:cstheme="majorBidi"/>
        </w:rPr>
        <w:t xml:space="preserve"> and </w:t>
      </w:r>
      <w:r w:rsidR="0031632C" w:rsidRPr="00EA6C1B">
        <w:rPr>
          <w:rFonts w:asciiTheme="majorBidi" w:hAnsiTheme="majorBidi" w:cstheme="majorBidi"/>
        </w:rPr>
        <w:t>5</w:t>
      </w:r>
      <w:r w:rsidRPr="00EA6C1B">
        <w:rPr>
          <w:rFonts w:asciiTheme="majorBidi" w:hAnsiTheme="majorBidi" w:cstheme="majorBidi"/>
        </w:rPr>
        <w:t xml:space="preserve"> show </w:t>
      </w:r>
      <w:r w:rsidR="00755176">
        <w:rPr>
          <w:rFonts w:asciiTheme="majorBidi" w:hAnsiTheme="majorBidi" w:cstheme="majorBidi"/>
        </w:rPr>
        <w:t>K</w:t>
      </w:r>
      <w:r w:rsidR="00055E5E" w:rsidRPr="00EA6C1B">
        <w:rPr>
          <w:rFonts w:asciiTheme="majorBidi" w:hAnsiTheme="majorBidi" w:cstheme="majorBidi"/>
        </w:rPr>
        <w:t xml:space="preserve">appa </w:t>
      </w:r>
      <w:r w:rsidR="00805EFE" w:rsidRPr="00EA6C1B">
        <w:rPr>
          <w:rFonts w:asciiTheme="majorBidi" w:hAnsiTheme="majorBidi" w:cstheme="majorBidi"/>
        </w:rPr>
        <w:t xml:space="preserve">results of six classifiers </w:t>
      </w:r>
      <w:r w:rsidR="00786106" w:rsidRPr="00EA6C1B">
        <w:rPr>
          <w:rFonts w:asciiTheme="majorBidi" w:hAnsiTheme="majorBidi" w:cstheme="majorBidi"/>
        </w:rPr>
        <w:t xml:space="preserve">for </w:t>
      </w:r>
      <w:r w:rsidR="00055E5E" w:rsidRPr="00EA6C1B">
        <w:rPr>
          <w:rFonts w:asciiTheme="majorBidi" w:hAnsiTheme="majorBidi" w:cstheme="majorBidi"/>
        </w:rPr>
        <w:t xml:space="preserve">the PID </w:t>
      </w:r>
      <w:r w:rsidR="00786106" w:rsidRPr="00EA6C1B">
        <w:rPr>
          <w:rFonts w:asciiTheme="majorBidi" w:hAnsiTheme="majorBidi" w:cstheme="majorBidi"/>
        </w:rPr>
        <w:t>and HFD datasets</w:t>
      </w:r>
      <w:r w:rsidR="00805EFE" w:rsidRPr="00EA6C1B">
        <w:rPr>
          <w:rFonts w:asciiTheme="majorBidi" w:hAnsiTheme="majorBidi" w:cstheme="majorBidi"/>
        </w:rPr>
        <w:t xml:space="preserve"> respectively,</w:t>
      </w:r>
      <w:r w:rsidR="00786106" w:rsidRPr="00EA6C1B">
        <w:rPr>
          <w:rFonts w:asciiTheme="majorBidi" w:hAnsiTheme="majorBidi" w:cstheme="majorBidi"/>
        </w:rPr>
        <w:t xml:space="preserve"> at different </w:t>
      </w:r>
      <w:r w:rsidR="0060444C" w:rsidRPr="00EA6C1B">
        <w:rPr>
          <w:rFonts w:asciiTheme="majorBidi" w:hAnsiTheme="majorBidi" w:cstheme="majorBidi"/>
        </w:rPr>
        <w:t xml:space="preserve">training set </w:t>
      </w:r>
      <w:r w:rsidR="00786106" w:rsidRPr="00EA6C1B">
        <w:rPr>
          <w:rFonts w:asciiTheme="majorBidi" w:hAnsiTheme="majorBidi" w:cstheme="majorBidi"/>
        </w:rPr>
        <w:t>levels</w:t>
      </w:r>
      <w:r w:rsidR="00805EFE" w:rsidRPr="00EA6C1B">
        <w:rPr>
          <w:rFonts w:asciiTheme="majorBidi" w:hAnsiTheme="majorBidi" w:cstheme="majorBidi"/>
        </w:rPr>
        <w:t xml:space="preserve"> (0.5 to 0.9)</w:t>
      </w:r>
      <w:r w:rsidR="00055E5E" w:rsidRPr="00EA6C1B">
        <w:rPr>
          <w:rFonts w:asciiTheme="majorBidi" w:hAnsiTheme="majorBidi" w:cstheme="majorBidi"/>
        </w:rPr>
        <w:t xml:space="preserve">. </w:t>
      </w:r>
      <w:r w:rsidR="00805EFE" w:rsidRPr="00EA6C1B">
        <w:rPr>
          <w:rFonts w:asciiTheme="majorBidi" w:hAnsiTheme="majorBidi" w:cstheme="majorBidi"/>
        </w:rPr>
        <w:t xml:space="preserve">The results in </w:t>
      </w:r>
      <w:r w:rsidR="00805EFE" w:rsidRPr="00096A0F">
        <w:rPr>
          <w:rFonts w:asciiTheme="majorBidi" w:hAnsiTheme="majorBidi" w:cstheme="majorBidi"/>
          <w:highlight w:val="yellow"/>
        </w:rPr>
        <w:t>Fig</w:t>
      </w:r>
      <w:r w:rsidR="00096A0F" w:rsidRPr="00096A0F">
        <w:rPr>
          <w:rFonts w:asciiTheme="majorBidi" w:hAnsiTheme="majorBidi" w:cstheme="majorBidi"/>
          <w:highlight w:val="yellow"/>
        </w:rPr>
        <w:t>.</w:t>
      </w:r>
      <w:r w:rsidR="00805EFE" w:rsidRPr="00096A0F">
        <w:rPr>
          <w:rFonts w:asciiTheme="majorBidi" w:hAnsiTheme="majorBidi" w:cstheme="majorBidi"/>
          <w:highlight w:val="yellow"/>
        </w:rPr>
        <w:t xml:space="preserve"> 4 show</w:t>
      </w:r>
      <w:r w:rsidR="00805EFE" w:rsidRPr="00EA6C1B">
        <w:rPr>
          <w:rFonts w:asciiTheme="majorBidi" w:hAnsiTheme="majorBidi" w:cstheme="majorBidi"/>
        </w:rPr>
        <w:t xml:space="preserve"> </w:t>
      </w:r>
      <w:r w:rsidR="004872D5" w:rsidRPr="00EA6C1B">
        <w:rPr>
          <w:rFonts w:asciiTheme="majorBidi" w:hAnsiTheme="majorBidi" w:cstheme="majorBidi"/>
        </w:rPr>
        <w:t>the features selected by the</w:t>
      </w:r>
      <w:r w:rsidR="00805EFE" w:rsidRPr="00EA6C1B">
        <w:rPr>
          <w:rFonts w:asciiTheme="majorBidi" w:hAnsiTheme="majorBidi" w:cstheme="majorBidi"/>
        </w:rPr>
        <w:t xml:space="preserve"> CFA </w:t>
      </w:r>
      <w:r w:rsidR="004872D5" w:rsidRPr="00EA6C1B">
        <w:rPr>
          <w:rFonts w:asciiTheme="majorBidi" w:hAnsiTheme="majorBidi" w:cstheme="majorBidi"/>
        </w:rPr>
        <w:t>provided better results than the GA</w:t>
      </w:r>
      <w:r w:rsidR="00867E73" w:rsidRPr="00EA6C1B">
        <w:rPr>
          <w:rFonts w:asciiTheme="majorBidi" w:hAnsiTheme="majorBidi" w:cstheme="majorBidi"/>
        </w:rPr>
        <w:t xml:space="preserve"> </w:t>
      </w:r>
      <w:r w:rsidR="00867E73" w:rsidRPr="00EA6C1B">
        <w:rPr>
          <w:rFonts w:asciiTheme="majorBidi" w:hAnsiTheme="majorBidi" w:cstheme="majorBidi"/>
          <w:lang w:bidi="ar-JO"/>
        </w:rPr>
        <w:t>when LR, SVM, and NB classifiers were used</w:t>
      </w:r>
      <w:r w:rsidR="007A3A78">
        <w:rPr>
          <w:rFonts w:asciiTheme="majorBidi" w:hAnsiTheme="majorBidi" w:cstheme="majorBidi"/>
          <w:lang w:bidi="ar-JO"/>
        </w:rPr>
        <w:t xml:space="preserve"> </w:t>
      </w:r>
      <w:r w:rsidR="007A3A78" w:rsidRPr="007A3A78">
        <w:rPr>
          <w:rFonts w:asciiTheme="majorBidi" w:hAnsiTheme="majorBidi" w:cstheme="majorBidi"/>
          <w:highlight w:val="green"/>
          <w:lang w:bidi="ar-JO"/>
        </w:rPr>
        <w:t xml:space="preserve">since these </w:t>
      </w:r>
      <w:commentRangeStart w:id="19"/>
      <w:commentRangeStart w:id="20"/>
      <w:r w:rsidR="007A3A78" w:rsidRPr="007A3A78">
        <w:rPr>
          <w:rFonts w:asciiTheme="majorBidi" w:hAnsiTheme="majorBidi" w:cstheme="majorBidi"/>
          <w:highlight w:val="green"/>
          <w:lang w:bidi="ar-JO"/>
        </w:rPr>
        <w:t>classifiers</w:t>
      </w:r>
      <w:commentRangeEnd w:id="19"/>
      <w:r w:rsidR="007A3A78">
        <w:rPr>
          <w:rStyle w:val="CommentReference"/>
        </w:rPr>
        <w:commentReference w:id="19"/>
      </w:r>
      <w:commentRangeEnd w:id="20"/>
      <w:r w:rsidR="008F1DF8">
        <w:rPr>
          <w:rStyle w:val="CommentReference"/>
        </w:rPr>
        <w:commentReference w:id="20"/>
      </w:r>
      <w:r w:rsidR="007A3A78" w:rsidRPr="007A3A78">
        <w:rPr>
          <w:rFonts w:asciiTheme="majorBidi" w:hAnsiTheme="majorBidi" w:cstheme="majorBidi"/>
          <w:highlight w:val="green"/>
          <w:lang w:bidi="ar-JO"/>
        </w:rPr>
        <w:t>…</w:t>
      </w:r>
      <w:r w:rsidR="00867E73" w:rsidRPr="007A3A78">
        <w:rPr>
          <w:rFonts w:asciiTheme="majorBidi" w:hAnsiTheme="majorBidi" w:cstheme="majorBidi"/>
          <w:highlight w:val="green"/>
          <w:lang w:bidi="ar-JO"/>
        </w:rPr>
        <w:t>.</w:t>
      </w:r>
      <w:r w:rsidR="00867E73" w:rsidRPr="00EA6C1B">
        <w:rPr>
          <w:rFonts w:asciiTheme="majorBidi" w:hAnsiTheme="majorBidi" w:cstheme="majorBidi"/>
          <w:lang w:bidi="ar-JO"/>
        </w:rPr>
        <w:t xml:space="preserve"> Whereas</w:t>
      </w:r>
      <w:r w:rsidR="004872D5" w:rsidRPr="00EA6C1B">
        <w:rPr>
          <w:rFonts w:asciiTheme="majorBidi" w:hAnsiTheme="majorBidi" w:cstheme="majorBidi"/>
        </w:rPr>
        <w:t xml:space="preserve"> </w:t>
      </w:r>
      <w:r w:rsidR="002D3045" w:rsidRPr="00EA6C1B">
        <w:rPr>
          <w:rFonts w:asciiTheme="majorBidi" w:hAnsiTheme="majorBidi" w:cstheme="majorBidi"/>
        </w:rPr>
        <w:t xml:space="preserve">the results </w:t>
      </w:r>
      <w:r w:rsidR="004872D5" w:rsidRPr="00EA6C1B">
        <w:rPr>
          <w:rFonts w:asciiTheme="majorBidi" w:hAnsiTheme="majorBidi" w:cstheme="majorBidi"/>
        </w:rPr>
        <w:t xml:space="preserve">in </w:t>
      </w:r>
      <w:r w:rsidR="004872D5" w:rsidRPr="00096A0F">
        <w:rPr>
          <w:rFonts w:asciiTheme="majorBidi" w:hAnsiTheme="majorBidi" w:cstheme="majorBidi"/>
          <w:highlight w:val="yellow"/>
        </w:rPr>
        <w:t>Fig</w:t>
      </w:r>
      <w:r w:rsidR="00096A0F" w:rsidRPr="00096A0F">
        <w:rPr>
          <w:rFonts w:asciiTheme="majorBidi" w:hAnsiTheme="majorBidi" w:cstheme="majorBidi"/>
          <w:highlight w:val="yellow"/>
        </w:rPr>
        <w:t>.</w:t>
      </w:r>
      <w:r w:rsidR="004872D5" w:rsidRPr="00096A0F">
        <w:rPr>
          <w:rFonts w:asciiTheme="majorBidi" w:hAnsiTheme="majorBidi" w:cstheme="majorBidi"/>
          <w:highlight w:val="yellow"/>
        </w:rPr>
        <w:t xml:space="preserve"> 5</w:t>
      </w:r>
      <w:r w:rsidR="004872D5" w:rsidRPr="00EA6C1B">
        <w:rPr>
          <w:rFonts w:asciiTheme="majorBidi" w:hAnsiTheme="majorBidi" w:cstheme="majorBidi"/>
        </w:rPr>
        <w:t xml:space="preserve"> show that </w:t>
      </w:r>
      <w:r w:rsidR="00316777" w:rsidRPr="00EA6C1B">
        <w:rPr>
          <w:rFonts w:asciiTheme="majorBidi" w:hAnsiTheme="majorBidi" w:cstheme="majorBidi"/>
        </w:rPr>
        <w:t xml:space="preserve">CFA provided better results than GA </w:t>
      </w:r>
      <w:r w:rsidR="00D1383C" w:rsidRPr="00EA6C1B">
        <w:rPr>
          <w:rFonts w:asciiTheme="majorBidi" w:hAnsiTheme="majorBidi" w:cstheme="majorBidi"/>
        </w:rPr>
        <w:t>on the HFD</w:t>
      </w:r>
      <w:r w:rsidR="00B10086">
        <w:rPr>
          <w:rFonts w:asciiTheme="majorBidi" w:hAnsiTheme="majorBidi" w:cstheme="majorBidi"/>
        </w:rPr>
        <w:t>,</w:t>
      </w:r>
      <w:r w:rsidR="00D1383C" w:rsidRPr="00EA6C1B">
        <w:rPr>
          <w:rFonts w:asciiTheme="majorBidi" w:hAnsiTheme="majorBidi" w:cstheme="majorBidi"/>
        </w:rPr>
        <w:t xml:space="preserve"> </w:t>
      </w:r>
      <w:r w:rsidR="00316777" w:rsidRPr="00EA6C1B">
        <w:rPr>
          <w:rFonts w:asciiTheme="majorBidi" w:hAnsiTheme="majorBidi" w:cstheme="majorBidi"/>
        </w:rPr>
        <w:t>especially with RF and DT</w:t>
      </w:r>
      <w:r w:rsidR="007A3A78">
        <w:rPr>
          <w:rFonts w:asciiTheme="majorBidi" w:hAnsiTheme="majorBidi" w:cstheme="majorBidi"/>
        </w:rPr>
        <w:t xml:space="preserve"> </w:t>
      </w:r>
      <w:r w:rsidR="007A3A78" w:rsidRPr="007A3A78">
        <w:rPr>
          <w:rFonts w:asciiTheme="majorBidi" w:hAnsiTheme="majorBidi" w:cstheme="majorBidi"/>
          <w:highlight w:val="green"/>
        </w:rPr>
        <w:t xml:space="preserve">since these </w:t>
      </w:r>
      <w:commentRangeStart w:id="21"/>
      <w:commentRangeStart w:id="22"/>
      <w:r w:rsidR="007A3A78" w:rsidRPr="007A3A78">
        <w:rPr>
          <w:rFonts w:asciiTheme="majorBidi" w:hAnsiTheme="majorBidi" w:cstheme="majorBidi"/>
          <w:highlight w:val="green"/>
        </w:rPr>
        <w:t>classifiers</w:t>
      </w:r>
      <w:commentRangeEnd w:id="21"/>
      <w:r w:rsidR="007A3A78">
        <w:rPr>
          <w:rStyle w:val="CommentReference"/>
        </w:rPr>
        <w:commentReference w:id="21"/>
      </w:r>
      <w:commentRangeEnd w:id="22"/>
      <w:r w:rsidR="008F1DF8">
        <w:rPr>
          <w:rStyle w:val="CommentReference"/>
        </w:rPr>
        <w:commentReference w:id="22"/>
      </w:r>
      <w:r w:rsidR="007A3A78" w:rsidRPr="007A3A78">
        <w:rPr>
          <w:rFonts w:asciiTheme="majorBidi" w:hAnsiTheme="majorBidi" w:cstheme="majorBidi"/>
          <w:highlight w:val="green"/>
        </w:rPr>
        <w:t>..</w:t>
      </w:r>
      <w:r w:rsidR="00316777" w:rsidRPr="007A3A78">
        <w:rPr>
          <w:rFonts w:asciiTheme="majorBidi" w:hAnsiTheme="majorBidi" w:cstheme="majorBidi"/>
          <w:highlight w:val="green"/>
        </w:rPr>
        <w:t>.</w:t>
      </w:r>
      <w:r w:rsidR="00D1383C" w:rsidRPr="00EA6C1B">
        <w:rPr>
          <w:rFonts w:asciiTheme="majorBidi" w:hAnsiTheme="majorBidi" w:cstheme="majorBidi"/>
        </w:rPr>
        <w:t xml:space="preserve"> This suggests using RF and DT classifiers with larger datasets. </w:t>
      </w:r>
      <w:r w:rsidR="00867E73" w:rsidRPr="00EA6C1B">
        <w:rPr>
          <w:rFonts w:asciiTheme="majorBidi" w:hAnsiTheme="majorBidi" w:cstheme="majorBidi"/>
        </w:rPr>
        <w:t xml:space="preserve">This shows that the performance of classifiers varies </w:t>
      </w:r>
      <w:r w:rsidR="00B03643" w:rsidRPr="00EA6C1B">
        <w:rPr>
          <w:rFonts w:asciiTheme="majorBidi" w:hAnsiTheme="majorBidi" w:cstheme="majorBidi"/>
        </w:rPr>
        <w:t xml:space="preserve">through datasets with different sizes. </w:t>
      </w:r>
      <w:r w:rsidR="00B03643" w:rsidRPr="00B10086">
        <w:rPr>
          <w:rFonts w:asciiTheme="majorBidi" w:hAnsiTheme="majorBidi" w:cstheme="majorBidi"/>
          <w:highlight w:val="yellow"/>
        </w:rPr>
        <w:t>The RF</w:t>
      </w:r>
      <w:r w:rsidR="00B03643" w:rsidRPr="00EA6C1B">
        <w:rPr>
          <w:rFonts w:asciiTheme="majorBidi" w:hAnsiTheme="majorBidi" w:cstheme="majorBidi"/>
        </w:rPr>
        <w:t xml:space="preserve"> and DT outperformed other classifiers when applied </w:t>
      </w:r>
      <w:r w:rsidR="00B10086" w:rsidRPr="00B10086">
        <w:rPr>
          <w:rFonts w:asciiTheme="majorBidi" w:hAnsiTheme="majorBidi" w:cstheme="majorBidi"/>
          <w:highlight w:val="yellow"/>
        </w:rPr>
        <w:t>to</w:t>
      </w:r>
      <w:r w:rsidR="00B03643" w:rsidRPr="00EA6C1B">
        <w:rPr>
          <w:rFonts w:asciiTheme="majorBidi" w:hAnsiTheme="majorBidi" w:cstheme="majorBidi"/>
        </w:rPr>
        <w:t xml:space="preserve"> the larger dataset (HFD), whereas </w:t>
      </w:r>
      <w:r w:rsidR="00B03643" w:rsidRPr="00EA6C1B">
        <w:rPr>
          <w:rFonts w:asciiTheme="majorBidi" w:hAnsiTheme="majorBidi" w:cstheme="majorBidi"/>
          <w:lang w:bidi="ar-JO"/>
        </w:rPr>
        <w:t xml:space="preserve">LR, SVM, and NB provided better results for CFA when applied </w:t>
      </w:r>
      <w:r w:rsidR="00B10086" w:rsidRPr="00B10086">
        <w:rPr>
          <w:rFonts w:asciiTheme="majorBidi" w:hAnsiTheme="majorBidi" w:cstheme="majorBidi"/>
          <w:highlight w:val="yellow"/>
          <w:lang w:bidi="ar-JO"/>
        </w:rPr>
        <w:t>to</w:t>
      </w:r>
      <w:r w:rsidR="00B03643" w:rsidRPr="00EA6C1B">
        <w:rPr>
          <w:rFonts w:asciiTheme="majorBidi" w:hAnsiTheme="majorBidi" w:cstheme="majorBidi"/>
          <w:lang w:bidi="ar-JO"/>
        </w:rPr>
        <w:t xml:space="preserve"> the PID dataset.</w:t>
      </w:r>
    </w:p>
    <w:tbl>
      <w:tblPr>
        <w:tblStyle w:val="TableGrid"/>
        <w:tblW w:w="96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11"/>
      </w:tblGrid>
      <w:tr w:rsidR="00EA6C1B" w:rsidRPr="00EA6C1B" w14:paraId="1870ED5B" w14:textId="77777777" w:rsidTr="005D78DB">
        <w:tc>
          <w:tcPr>
            <w:tcW w:w="9611" w:type="dxa"/>
          </w:tcPr>
          <w:p w14:paraId="664E3970" w14:textId="2F000971" w:rsidR="000F6529" w:rsidRPr="00EA6C1B" w:rsidRDefault="00850AF8"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309D1FAB" wp14:editId="25E1E668">
                  <wp:extent cx="5842000" cy="2844800"/>
                  <wp:effectExtent l="0" t="0" r="0" b="0"/>
                  <wp:docPr id="5" name="Chart 5">
                    <a:extLst xmlns:a="http://schemas.openxmlformats.org/drawingml/2006/main">
                      <a:ext uri="{FF2B5EF4-FFF2-40B4-BE49-F238E27FC236}">
                        <a16:creationId xmlns:a16="http://schemas.microsoft.com/office/drawing/2014/main" id="{BF042602-A660-465B-80D3-C436E6C346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77025A" w14:textId="25D2878F" w:rsidR="00055E5E" w:rsidRPr="00F677F9" w:rsidRDefault="00FA41B6" w:rsidP="00F677F9">
            <w:pPr>
              <w:pStyle w:val="NoSpacing"/>
              <w:shd w:val="clear" w:color="auto" w:fill="FFFFFF" w:themeFill="background1"/>
              <w:spacing w:line="360" w:lineRule="auto"/>
              <w:jc w:val="both"/>
              <w:rPr>
                <w:rFonts w:asciiTheme="majorBidi" w:eastAsia="Times New Roman" w:hAnsiTheme="majorBidi" w:cstheme="majorBidi"/>
                <w:sz w:val="20"/>
                <w:szCs w:val="20"/>
                <w:lang w:val="en-GB"/>
              </w:rPr>
            </w:pPr>
            <w:r w:rsidRPr="00EA6C1B">
              <w:rPr>
                <w:rFonts w:asciiTheme="majorBidi" w:eastAsia="Times New Roman" w:hAnsiTheme="majorBidi" w:cstheme="majorBidi"/>
                <w:b/>
                <w:bCs/>
                <w:sz w:val="20"/>
                <w:szCs w:val="20"/>
                <w:lang w:val="en-GB"/>
              </w:rPr>
              <w:t>Fig. 4</w:t>
            </w:r>
            <w:r w:rsidRPr="00EA6C1B">
              <w:rPr>
                <w:rFonts w:asciiTheme="majorBidi" w:eastAsia="Times New Roman" w:hAnsiTheme="majorBidi" w:cstheme="majorBidi"/>
                <w:sz w:val="20"/>
                <w:szCs w:val="20"/>
                <w:lang w:val="en-GB"/>
              </w:rPr>
              <w:t xml:space="preserve"> </w:t>
            </w:r>
            <w:r w:rsidR="00755176">
              <w:rPr>
                <w:rFonts w:asciiTheme="majorBidi" w:eastAsia="Times New Roman" w:hAnsiTheme="majorBidi" w:cstheme="majorBidi"/>
                <w:sz w:val="20"/>
                <w:szCs w:val="20"/>
                <w:lang w:val="en-GB"/>
              </w:rPr>
              <w:t>K</w:t>
            </w:r>
            <w:r w:rsidRPr="00EA6C1B">
              <w:rPr>
                <w:rFonts w:asciiTheme="majorBidi" w:eastAsia="Times New Roman" w:hAnsiTheme="majorBidi" w:cstheme="majorBidi"/>
                <w:sz w:val="20"/>
                <w:szCs w:val="20"/>
                <w:lang w:val="en-GB"/>
              </w:rPr>
              <w:t xml:space="preserve">appa values on the PID dataset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p w14:paraId="2129393B" w14:textId="25B7F210" w:rsidR="008F75E0" w:rsidRPr="00EA6C1B" w:rsidRDefault="008F75E0"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5B7ACD87" wp14:editId="112BA916">
                  <wp:extent cx="5825067" cy="2523066"/>
                  <wp:effectExtent l="0" t="0" r="0" b="0"/>
                  <wp:docPr id="6" name="Chart 6">
                    <a:extLst xmlns:a="http://schemas.openxmlformats.org/drawingml/2006/main">
                      <a:ext uri="{FF2B5EF4-FFF2-40B4-BE49-F238E27FC236}">
                        <a16:creationId xmlns:a16="http://schemas.microsoft.com/office/drawing/2014/main" id="{D4A42F21-7A0A-4F10-B247-33EB38359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490C6E" w14:textId="62292EB4" w:rsidR="00FA41B6" w:rsidRPr="00EA6C1B" w:rsidRDefault="00FA41B6" w:rsidP="00FA41B6">
            <w:pPr>
              <w:pStyle w:val="NoSpacing"/>
              <w:shd w:val="clear" w:color="auto" w:fill="FFFFFF" w:themeFill="background1"/>
              <w:spacing w:line="360" w:lineRule="auto"/>
              <w:jc w:val="both"/>
              <w:rPr>
                <w:rStyle w:val="Emphasis"/>
                <w:rFonts w:asciiTheme="majorBidi" w:eastAsia="Times New Roman" w:hAnsiTheme="majorBidi" w:cstheme="majorBidi"/>
                <w:i w:val="0"/>
                <w:iCs w:val="0"/>
                <w:sz w:val="20"/>
                <w:szCs w:val="20"/>
                <w:lang w:val="en-GB"/>
              </w:rPr>
            </w:pPr>
            <w:r w:rsidRPr="00EA6C1B">
              <w:rPr>
                <w:rFonts w:asciiTheme="majorBidi" w:eastAsia="Times New Roman" w:hAnsiTheme="majorBidi" w:cstheme="majorBidi"/>
                <w:b/>
                <w:bCs/>
                <w:sz w:val="20"/>
                <w:szCs w:val="20"/>
                <w:lang w:val="en-GB"/>
              </w:rPr>
              <w:t>Fig. 5</w:t>
            </w:r>
            <w:r w:rsidRPr="00EA6C1B">
              <w:rPr>
                <w:rFonts w:asciiTheme="majorBidi" w:eastAsia="Times New Roman" w:hAnsiTheme="majorBidi" w:cstheme="majorBidi"/>
                <w:sz w:val="20"/>
                <w:szCs w:val="20"/>
                <w:lang w:val="en-GB"/>
              </w:rPr>
              <w:t xml:space="preserve"> </w:t>
            </w:r>
            <w:r w:rsidR="00755176">
              <w:rPr>
                <w:rFonts w:asciiTheme="majorBidi" w:eastAsia="Times New Roman" w:hAnsiTheme="majorBidi" w:cstheme="majorBidi"/>
                <w:sz w:val="20"/>
                <w:szCs w:val="20"/>
                <w:lang w:val="en-GB"/>
              </w:rPr>
              <w:t>K</w:t>
            </w:r>
            <w:r w:rsidRPr="00EA6C1B">
              <w:rPr>
                <w:rFonts w:asciiTheme="majorBidi" w:eastAsia="Times New Roman" w:hAnsiTheme="majorBidi" w:cstheme="majorBidi"/>
                <w:sz w:val="20"/>
                <w:szCs w:val="20"/>
                <w:lang w:val="en-GB"/>
              </w:rPr>
              <w:t>appa values on the H</w:t>
            </w:r>
            <w:r w:rsidR="00D1383C" w:rsidRPr="00EA6C1B">
              <w:rPr>
                <w:rFonts w:asciiTheme="majorBidi" w:eastAsia="Times New Roman" w:hAnsiTheme="majorBidi" w:cstheme="majorBidi"/>
                <w:sz w:val="20"/>
                <w:szCs w:val="20"/>
                <w:lang w:val="en-GB"/>
              </w:rPr>
              <w:t>F</w:t>
            </w:r>
            <w:r w:rsidRPr="00EA6C1B">
              <w:rPr>
                <w:rFonts w:asciiTheme="majorBidi" w:eastAsia="Times New Roman" w:hAnsiTheme="majorBidi" w:cstheme="majorBidi"/>
                <w:sz w:val="20"/>
                <w:szCs w:val="20"/>
                <w:lang w:val="en-GB"/>
              </w:rPr>
              <w:t xml:space="preserve">D dataset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p w14:paraId="516985FD" w14:textId="68540899" w:rsidR="005C0C82" w:rsidRPr="00EA6C1B" w:rsidRDefault="002D3045" w:rsidP="00F677F9">
            <w:pPr>
              <w:spacing w:after="160" w:line="360" w:lineRule="auto"/>
              <w:ind w:firstLine="522"/>
              <w:jc w:val="both"/>
              <w:rPr>
                <w:rFonts w:asciiTheme="majorBidi" w:hAnsiTheme="majorBidi" w:cstheme="majorBidi"/>
              </w:rPr>
            </w:pPr>
            <w:r w:rsidRPr="00EA6C1B">
              <w:rPr>
                <w:rFonts w:asciiTheme="majorBidi" w:hAnsiTheme="majorBidi" w:cstheme="majorBidi"/>
              </w:rPr>
              <w:lastRenderedPageBreak/>
              <w:t xml:space="preserve">Figures 6 and 7 show </w:t>
            </w:r>
            <w:r w:rsidR="007A3A78" w:rsidRPr="007A3A78">
              <w:rPr>
                <w:rFonts w:asciiTheme="majorBidi" w:hAnsiTheme="majorBidi" w:cstheme="majorBidi"/>
                <w:highlight w:val="yellow"/>
              </w:rPr>
              <w:t>the</w:t>
            </w:r>
            <w:r w:rsidR="007A3A78">
              <w:rPr>
                <w:rFonts w:asciiTheme="majorBidi" w:hAnsiTheme="majorBidi" w:cstheme="majorBidi"/>
              </w:rPr>
              <w:t xml:space="preserve"> </w:t>
            </w:r>
            <w:r w:rsidRPr="00EA6C1B">
              <w:rPr>
                <w:rFonts w:asciiTheme="majorBidi" w:hAnsiTheme="majorBidi" w:cstheme="majorBidi"/>
              </w:rPr>
              <w:t xml:space="preserve">MAE values of six classifiers for the PID and HFD datasets, respectively, at different training set levels (0.5 to 0.9) with 50 iterations and 100 </w:t>
            </w:r>
            <w:r w:rsidR="00B10086" w:rsidRPr="00B10086">
              <w:rPr>
                <w:rFonts w:asciiTheme="majorBidi" w:hAnsiTheme="majorBidi" w:cstheme="majorBidi"/>
                <w:highlight w:val="yellow"/>
              </w:rPr>
              <w:t>as</w:t>
            </w:r>
            <w:r w:rsidR="00B10086">
              <w:rPr>
                <w:rFonts w:asciiTheme="majorBidi" w:hAnsiTheme="majorBidi" w:cstheme="majorBidi"/>
              </w:rPr>
              <w:t xml:space="preserve"> </w:t>
            </w:r>
            <w:r w:rsidRPr="00EA6C1B">
              <w:rPr>
                <w:rFonts w:asciiTheme="majorBidi" w:hAnsiTheme="majorBidi" w:cstheme="majorBidi"/>
              </w:rPr>
              <w:t xml:space="preserve">population size. The results in </w:t>
            </w:r>
            <w:r w:rsidRPr="000C28F6">
              <w:rPr>
                <w:rFonts w:asciiTheme="majorBidi" w:hAnsiTheme="majorBidi" w:cstheme="majorBidi"/>
                <w:highlight w:val="yellow"/>
              </w:rPr>
              <w:t>Fig</w:t>
            </w:r>
            <w:r w:rsidR="000C28F6" w:rsidRPr="000C28F6">
              <w:rPr>
                <w:rFonts w:asciiTheme="majorBidi" w:hAnsiTheme="majorBidi" w:cstheme="majorBidi"/>
                <w:highlight w:val="yellow"/>
              </w:rPr>
              <w:t>.</w:t>
            </w:r>
            <w:r w:rsidRPr="000C28F6">
              <w:rPr>
                <w:rFonts w:asciiTheme="majorBidi" w:hAnsiTheme="majorBidi" w:cstheme="majorBidi"/>
                <w:highlight w:val="yellow"/>
              </w:rPr>
              <w:t xml:space="preserve"> 6</w:t>
            </w:r>
            <w:r w:rsidRPr="00EA6C1B">
              <w:rPr>
                <w:rFonts w:asciiTheme="majorBidi" w:hAnsiTheme="majorBidi" w:cstheme="majorBidi"/>
              </w:rPr>
              <w:t xml:space="preserve"> show that each time the number of training samples in the H</w:t>
            </w:r>
            <w:r w:rsidR="00D1383C" w:rsidRPr="00EA6C1B">
              <w:rPr>
                <w:rFonts w:asciiTheme="majorBidi" w:hAnsiTheme="majorBidi" w:cstheme="majorBidi"/>
              </w:rPr>
              <w:t>F</w:t>
            </w:r>
            <w:r w:rsidRPr="00EA6C1B">
              <w:rPr>
                <w:rFonts w:asciiTheme="majorBidi" w:hAnsiTheme="majorBidi" w:cstheme="majorBidi"/>
              </w:rPr>
              <w:t>D dataset is increased, the features selected by the CFA provided better results than the GA</w:t>
            </w:r>
            <w:r w:rsidR="005C32AB" w:rsidRPr="00EA6C1B">
              <w:rPr>
                <w:rFonts w:asciiTheme="majorBidi" w:hAnsiTheme="majorBidi" w:cstheme="majorBidi"/>
              </w:rPr>
              <w:t xml:space="preserve"> </w:t>
            </w:r>
            <w:r w:rsidR="00B10086" w:rsidRPr="00B10086">
              <w:rPr>
                <w:rFonts w:asciiTheme="majorBidi" w:hAnsiTheme="majorBidi" w:cstheme="majorBidi"/>
                <w:highlight w:val="yellow"/>
              </w:rPr>
              <w:t>us</w:t>
            </w:r>
            <w:r w:rsidR="005C32AB" w:rsidRPr="00B10086">
              <w:rPr>
                <w:rFonts w:asciiTheme="majorBidi" w:hAnsiTheme="majorBidi" w:cstheme="majorBidi"/>
                <w:highlight w:val="yellow"/>
              </w:rPr>
              <w:t>ing</w:t>
            </w:r>
            <w:r w:rsidR="005C32AB" w:rsidRPr="00EA6C1B">
              <w:rPr>
                <w:rFonts w:asciiTheme="majorBidi" w:hAnsiTheme="majorBidi" w:cstheme="majorBidi"/>
              </w:rPr>
              <w:t xml:space="preserve"> all classifiers, except KNN</w:t>
            </w:r>
            <w:r w:rsidRPr="00EA6C1B">
              <w:rPr>
                <w:rFonts w:asciiTheme="majorBidi" w:hAnsiTheme="majorBidi" w:cstheme="majorBidi"/>
              </w:rPr>
              <w:t xml:space="preserve">. </w:t>
            </w:r>
            <w:r w:rsidR="005C32AB" w:rsidRPr="00EA6C1B">
              <w:rPr>
                <w:rFonts w:asciiTheme="majorBidi" w:hAnsiTheme="majorBidi" w:cstheme="majorBidi"/>
              </w:rPr>
              <w:t xml:space="preserve">Similar to accuracy and </w:t>
            </w:r>
            <w:r w:rsidR="00755176">
              <w:rPr>
                <w:rFonts w:asciiTheme="majorBidi" w:hAnsiTheme="majorBidi" w:cstheme="majorBidi"/>
              </w:rPr>
              <w:t>K</w:t>
            </w:r>
            <w:r w:rsidR="005C32AB" w:rsidRPr="00EA6C1B">
              <w:rPr>
                <w:rFonts w:asciiTheme="majorBidi" w:hAnsiTheme="majorBidi" w:cstheme="majorBidi"/>
              </w:rPr>
              <w:t>appa results, t</w:t>
            </w:r>
            <w:r w:rsidR="00AF18ED" w:rsidRPr="00EA6C1B">
              <w:rPr>
                <w:rFonts w:asciiTheme="majorBidi" w:hAnsiTheme="majorBidi" w:cstheme="majorBidi"/>
              </w:rPr>
              <w:t xml:space="preserve">he results in </w:t>
            </w:r>
            <w:r w:rsidR="00AF18ED" w:rsidRPr="000C28F6">
              <w:rPr>
                <w:rFonts w:asciiTheme="majorBidi" w:hAnsiTheme="majorBidi" w:cstheme="majorBidi"/>
                <w:highlight w:val="yellow"/>
              </w:rPr>
              <w:t>Fig</w:t>
            </w:r>
            <w:r w:rsidR="000C28F6" w:rsidRPr="000C28F6">
              <w:rPr>
                <w:rFonts w:asciiTheme="majorBidi" w:hAnsiTheme="majorBidi" w:cstheme="majorBidi"/>
                <w:highlight w:val="yellow"/>
              </w:rPr>
              <w:t>.</w:t>
            </w:r>
            <w:r w:rsidR="00AF18ED" w:rsidRPr="000C28F6">
              <w:rPr>
                <w:rFonts w:asciiTheme="majorBidi" w:hAnsiTheme="majorBidi" w:cstheme="majorBidi"/>
                <w:highlight w:val="yellow"/>
              </w:rPr>
              <w:t xml:space="preserve"> 7</w:t>
            </w:r>
            <w:r w:rsidR="00AF18ED" w:rsidRPr="00EA6C1B">
              <w:rPr>
                <w:rFonts w:asciiTheme="majorBidi" w:hAnsiTheme="majorBidi" w:cstheme="majorBidi"/>
              </w:rPr>
              <w:t xml:space="preserve"> show that CFA provided better results than GA</w:t>
            </w:r>
            <w:r w:rsidR="00B10086">
              <w:rPr>
                <w:rFonts w:asciiTheme="majorBidi" w:hAnsiTheme="majorBidi" w:cstheme="majorBidi"/>
              </w:rPr>
              <w:t>,</w:t>
            </w:r>
            <w:r w:rsidR="00AF18ED" w:rsidRPr="00EA6C1B">
              <w:rPr>
                <w:rFonts w:asciiTheme="majorBidi" w:hAnsiTheme="majorBidi" w:cstheme="majorBidi"/>
              </w:rPr>
              <w:t xml:space="preserve"> especially with RF and DT</w:t>
            </w:r>
            <w:r w:rsidR="005C32AB" w:rsidRPr="00EA6C1B">
              <w:rPr>
                <w:rFonts w:asciiTheme="majorBidi" w:hAnsiTheme="majorBidi" w:cstheme="majorBidi"/>
              </w:rPr>
              <w:t>.</w:t>
            </w:r>
            <w:r w:rsidR="007A3A78">
              <w:rPr>
                <w:rFonts w:asciiTheme="majorBidi" w:hAnsiTheme="majorBidi" w:cstheme="majorBidi"/>
              </w:rPr>
              <w:t xml:space="preserve"> </w:t>
            </w:r>
            <w:r w:rsidR="007A3A78" w:rsidRPr="007A3A78">
              <w:rPr>
                <w:rFonts w:asciiTheme="majorBidi" w:hAnsiTheme="majorBidi" w:cstheme="majorBidi"/>
                <w:highlight w:val="green"/>
              </w:rPr>
              <w:t xml:space="preserve">The main reasons behind this is </w:t>
            </w:r>
            <w:commentRangeStart w:id="23"/>
            <w:commentRangeStart w:id="24"/>
            <w:r w:rsidR="007A3A78" w:rsidRPr="007A3A78">
              <w:rPr>
                <w:rFonts w:asciiTheme="majorBidi" w:hAnsiTheme="majorBidi" w:cstheme="majorBidi"/>
                <w:highlight w:val="green"/>
              </w:rPr>
              <w:t>that</w:t>
            </w:r>
            <w:commentRangeEnd w:id="23"/>
            <w:r w:rsidR="007A3A78">
              <w:rPr>
                <w:rStyle w:val="CommentReference"/>
              </w:rPr>
              <w:commentReference w:id="23"/>
            </w:r>
            <w:commentRangeEnd w:id="24"/>
            <w:r w:rsidR="008F1DF8">
              <w:rPr>
                <w:rStyle w:val="CommentReference"/>
              </w:rPr>
              <w:commentReference w:id="24"/>
            </w:r>
            <w:r w:rsidR="007A3A78" w:rsidRPr="007A3A78">
              <w:rPr>
                <w:rFonts w:asciiTheme="majorBidi" w:hAnsiTheme="majorBidi" w:cstheme="majorBidi"/>
                <w:highlight w:val="green"/>
              </w:rPr>
              <w:t xml:space="preserve"> …</w:t>
            </w:r>
            <w:r w:rsidR="005C32AB" w:rsidRPr="00EA6C1B">
              <w:rPr>
                <w:rFonts w:asciiTheme="majorBidi" w:hAnsiTheme="majorBidi" w:cstheme="majorBidi"/>
              </w:rPr>
              <w:t xml:space="preserve"> </w:t>
            </w:r>
          </w:p>
          <w:p w14:paraId="7A5015B9" w14:textId="48D93FA7" w:rsidR="00055E5E" w:rsidRPr="00EA6C1B" w:rsidRDefault="00055E5E"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516BC814" wp14:editId="2F707B01">
                  <wp:extent cx="5904689" cy="3035030"/>
                  <wp:effectExtent l="0" t="0" r="0" b="0"/>
                  <wp:docPr id="8" name="Chart 8">
                    <a:extLst xmlns:a="http://schemas.openxmlformats.org/drawingml/2006/main">
                      <a:ext uri="{FF2B5EF4-FFF2-40B4-BE49-F238E27FC236}">
                        <a16:creationId xmlns:a16="http://schemas.microsoft.com/office/drawing/2014/main" id="{36B5366C-F018-4EA7-A5E5-F11FBF031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1F13DE" w14:textId="0BE65735" w:rsidR="00FA41B6" w:rsidRPr="00EA6C1B" w:rsidRDefault="00FA41B6" w:rsidP="00FA41B6">
            <w:pPr>
              <w:pStyle w:val="NoSpacing"/>
              <w:shd w:val="clear" w:color="auto" w:fill="FFFFFF" w:themeFill="background1"/>
              <w:spacing w:line="360" w:lineRule="auto"/>
              <w:jc w:val="both"/>
              <w:rPr>
                <w:rStyle w:val="Emphasis"/>
                <w:rFonts w:asciiTheme="majorBidi" w:eastAsia="Times New Roman" w:hAnsiTheme="majorBidi" w:cstheme="majorBidi"/>
                <w:i w:val="0"/>
                <w:iCs w:val="0"/>
                <w:sz w:val="20"/>
                <w:szCs w:val="20"/>
                <w:lang w:val="en-GB"/>
              </w:rPr>
            </w:pPr>
            <w:r w:rsidRPr="00EA6C1B">
              <w:rPr>
                <w:rFonts w:asciiTheme="majorBidi" w:eastAsia="Times New Roman" w:hAnsiTheme="majorBidi" w:cstheme="majorBidi"/>
                <w:b/>
                <w:bCs/>
                <w:sz w:val="20"/>
                <w:szCs w:val="20"/>
                <w:lang w:val="en-GB"/>
              </w:rPr>
              <w:t>Fig. 6</w:t>
            </w:r>
            <w:r w:rsidRPr="00EA6C1B">
              <w:rPr>
                <w:rFonts w:asciiTheme="majorBidi" w:eastAsia="Times New Roman" w:hAnsiTheme="majorBidi" w:cstheme="majorBidi"/>
                <w:sz w:val="20"/>
                <w:szCs w:val="20"/>
                <w:lang w:val="en-GB"/>
              </w:rPr>
              <w:t xml:space="preserve"> MAE values on the PID datasets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p w14:paraId="03B6F133" w14:textId="3209BDAC" w:rsidR="007324E3" w:rsidRPr="00EA6C1B" w:rsidRDefault="007324E3"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3ABE41AE" wp14:editId="55F6D02D">
                  <wp:extent cx="5886450" cy="2501900"/>
                  <wp:effectExtent l="0" t="0" r="0" b="12700"/>
                  <wp:docPr id="9" name="Chart 9">
                    <a:extLst xmlns:a="http://schemas.openxmlformats.org/drawingml/2006/main">
                      <a:ext uri="{FF2B5EF4-FFF2-40B4-BE49-F238E27FC236}">
                        <a16:creationId xmlns:a16="http://schemas.microsoft.com/office/drawing/2014/main" id="{CAF0C290-E789-4F6F-9091-022D57CFA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408960B" w14:textId="1EAC5323" w:rsidR="009C71C3" w:rsidRPr="00EA6C1B" w:rsidRDefault="00FA41B6" w:rsidP="005C32AB">
            <w:pPr>
              <w:pStyle w:val="NoSpacing"/>
              <w:shd w:val="clear" w:color="auto" w:fill="FFFFFF" w:themeFill="background1"/>
              <w:spacing w:line="360" w:lineRule="auto"/>
              <w:jc w:val="both"/>
              <w:rPr>
                <w:rFonts w:asciiTheme="majorBidi" w:eastAsia="Times New Roman" w:hAnsiTheme="majorBidi" w:cstheme="majorBidi"/>
                <w:sz w:val="20"/>
                <w:szCs w:val="20"/>
                <w:lang w:val="en-GB"/>
              </w:rPr>
            </w:pPr>
            <w:r w:rsidRPr="00EA6C1B">
              <w:rPr>
                <w:rFonts w:asciiTheme="majorBidi" w:eastAsia="Times New Roman" w:hAnsiTheme="majorBidi" w:cstheme="majorBidi"/>
                <w:b/>
                <w:bCs/>
                <w:sz w:val="20"/>
                <w:szCs w:val="20"/>
                <w:lang w:val="en-GB"/>
              </w:rPr>
              <w:t>Fig. 7</w:t>
            </w:r>
            <w:r w:rsidRPr="00EA6C1B">
              <w:rPr>
                <w:rFonts w:asciiTheme="majorBidi" w:eastAsia="Times New Roman" w:hAnsiTheme="majorBidi" w:cstheme="majorBidi"/>
                <w:sz w:val="20"/>
                <w:szCs w:val="20"/>
                <w:lang w:val="en-GB"/>
              </w:rPr>
              <w:t xml:space="preserve"> MAE values on the PID datasets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tc>
        <w:bookmarkStart w:id="25" w:name="_GoBack"/>
        <w:bookmarkEnd w:id="25"/>
      </w:tr>
    </w:tbl>
    <w:p w14:paraId="2B39E1ED" w14:textId="77777777" w:rsidR="00CE2F3B" w:rsidRPr="00EA6C1B" w:rsidRDefault="00CE2F3B">
      <w:pPr>
        <w:shd w:val="clear" w:color="auto" w:fill="FFFFFF" w:themeFill="background1"/>
        <w:spacing w:before="100" w:beforeAutospacing="1" w:line="360" w:lineRule="auto"/>
        <w:jc w:val="center"/>
        <w:outlineLvl w:val="0"/>
        <w:rPr>
          <w:rFonts w:asciiTheme="majorBidi" w:hAnsiTheme="majorBidi" w:cstheme="majorBidi"/>
          <w:rtl/>
          <w:lang w:bidi="ar-JO"/>
        </w:rPr>
        <w:pPrChange w:id="26" w:author="omen" w:date="2022-04-12T18:12:00Z">
          <w:pPr>
            <w:shd w:val="clear" w:color="auto" w:fill="FFFFFF" w:themeFill="background1"/>
            <w:spacing w:before="100" w:beforeAutospacing="1" w:line="360" w:lineRule="auto"/>
            <w:outlineLvl w:val="0"/>
          </w:pPr>
        </w:pPrChange>
      </w:pPr>
      <w:r w:rsidRPr="00EA6C1B">
        <w:rPr>
          <w:noProof/>
        </w:rPr>
        <w:lastRenderedPageBreak/>
        <w:drawing>
          <wp:inline distT="0" distB="0" distL="0" distR="0" wp14:anchorId="326D2E64" wp14:editId="21996DD3">
            <wp:extent cx="4212077" cy="2500008"/>
            <wp:effectExtent l="0" t="0" r="0" b="0"/>
            <wp:docPr id="1" name="Chart 1">
              <a:extLst xmlns:a="http://schemas.openxmlformats.org/drawingml/2006/main">
                <a:ext uri="{FF2B5EF4-FFF2-40B4-BE49-F238E27FC236}">
                  <a16:creationId xmlns:a16="http://schemas.microsoft.com/office/drawing/2014/main" id="{75BE5F3D-F504-4685-AA5B-8142D09ABA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69D0F9F" w14:textId="4059D30F" w:rsidR="00CE2F3B" w:rsidRPr="00EA6C1B" w:rsidRDefault="00CE2F3B" w:rsidP="00CE2F3B">
      <w:pPr>
        <w:shd w:val="clear" w:color="auto" w:fill="FFFFFF" w:themeFill="background1"/>
        <w:spacing w:before="100" w:beforeAutospacing="1" w:line="360" w:lineRule="auto"/>
        <w:outlineLvl w:val="0"/>
        <w:rPr>
          <w:rFonts w:asciiTheme="majorBidi" w:hAnsiTheme="majorBidi" w:cstheme="majorBidi"/>
          <w:sz w:val="20"/>
          <w:szCs w:val="20"/>
        </w:rPr>
      </w:pPr>
      <w:r w:rsidRPr="00EA6C1B">
        <w:rPr>
          <w:rFonts w:asciiTheme="majorBidi" w:hAnsiTheme="majorBidi" w:cstheme="majorBidi"/>
          <w:b/>
          <w:bCs/>
          <w:sz w:val="20"/>
          <w:szCs w:val="20"/>
        </w:rPr>
        <w:t xml:space="preserve">Fig. </w:t>
      </w:r>
      <w:r w:rsidR="0031632C" w:rsidRPr="00EA6C1B">
        <w:rPr>
          <w:rFonts w:asciiTheme="majorBidi" w:hAnsiTheme="majorBidi" w:cstheme="majorBidi"/>
          <w:b/>
          <w:bCs/>
          <w:sz w:val="20"/>
          <w:szCs w:val="20"/>
        </w:rPr>
        <w:t>8</w:t>
      </w:r>
      <w:r w:rsidRPr="00EA6C1B">
        <w:rPr>
          <w:rFonts w:asciiTheme="majorBidi" w:hAnsiTheme="majorBidi" w:cstheme="majorBidi"/>
          <w:b/>
          <w:bCs/>
          <w:sz w:val="20"/>
          <w:szCs w:val="20"/>
        </w:rPr>
        <w:t>.</w:t>
      </w:r>
      <w:r w:rsidRPr="00EA6C1B">
        <w:rPr>
          <w:rFonts w:asciiTheme="majorBidi" w:hAnsiTheme="majorBidi" w:cstheme="majorBidi"/>
          <w:sz w:val="20"/>
          <w:szCs w:val="20"/>
        </w:rPr>
        <w:t xml:space="preserve"> Execution time for the CFA and GA </w:t>
      </w:r>
      <w:r w:rsidR="008E1BF1" w:rsidRPr="00EA6C1B">
        <w:rPr>
          <w:rFonts w:asciiTheme="majorBidi" w:hAnsiTheme="majorBidi" w:cstheme="majorBidi"/>
          <w:sz w:val="20"/>
          <w:szCs w:val="20"/>
        </w:rPr>
        <w:t>on</w:t>
      </w:r>
      <w:r w:rsidRPr="00EA6C1B">
        <w:rPr>
          <w:rFonts w:asciiTheme="majorBidi" w:hAnsiTheme="majorBidi" w:cstheme="majorBidi"/>
          <w:sz w:val="20"/>
          <w:szCs w:val="20"/>
        </w:rPr>
        <w:t xml:space="preserve"> PID and HFD datasets</w:t>
      </w:r>
    </w:p>
    <w:p w14:paraId="1ADCB75A" w14:textId="7797CE48" w:rsidR="00C5774E" w:rsidRPr="00EA6C1B" w:rsidRDefault="00AF18ED" w:rsidP="00C5774E">
      <w:pPr>
        <w:spacing w:line="360" w:lineRule="auto"/>
        <w:ind w:firstLine="720"/>
        <w:jc w:val="both"/>
        <w:rPr>
          <w:rFonts w:asciiTheme="majorBidi" w:hAnsiTheme="majorBidi" w:cstheme="majorBidi"/>
        </w:rPr>
      </w:pPr>
      <w:r w:rsidRPr="00EA6C1B">
        <w:rPr>
          <w:rFonts w:asciiTheme="majorBidi" w:hAnsiTheme="majorBidi" w:cstheme="majorBidi"/>
        </w:rPr>
        <w:t>By examining the execution time of the CFA and GA</w:t>
      </w:r>
      <w:r w:rsidR="000C28F6">
        <w:rPr>
          <w:rFonts w:asciiTheme="majorBidi" w:hAnsiTheme="majorBidi" w:cstheme="majorBidi"/>
        </w:rPr>
        <w:t xml:space="preserve"> (</w:t>
      </w:r>
      <w:r w:rsidR="000C28F6" w:rsidRPr="000C28F6">
        <w:rPr>
          <w:rFonts w:asciiTheme="majorBidi" w:hAnsiTheme="majorBidi" w:cstheme="majorBidi"/>
          <w:highlight w:val="yellow"/>
        </w:rPr>
        <w:t xml:space="preserve">see </w:t>
      </w:r>
      <w:r w:rsidRPr="000C28F6">
        <w:rPr>
          <w:rFonts w:asciiTheme="majorBidi" w:hAnsiTheme="majorBidi" w:cstheme="majorBidi"/>
          <w:highlight w:val="yellow"/>
        </w:rPr>
        <w:t>Fig</w:t>
      </w:r>
      <w:r w:rsidR="000C28F6" w:rsidRPr="000C28F6">
        <w:rPr>
          <w:rFonts w:asciiTheme="majorBidi" w:hAnsiTheme="majorBidi" w:cstheme="majorBidi"/>
          <w:highlight w:val="yellow"/>
        </w:rPr>
        <w:t>.</w:t>
      </w:r>
      <w:r w:rsidRPr="000C28F6">
        <w:rPr>
          <w:rFonts w:asciiTheme="majorBidi" w:hAnsiTheme="majorBidi" w:cstheme="majorBidi"/>
          <w:highlight w:val="yellow"/>
        </w:rPr>
        <w:t xml:space="preserve"> 8</w:t>
      </w:r>
      <w:r w:rsidRPr="00EA6C1B">
        <w:rPr>
          <w:rFonts w:asciiTheme="majorBidi" w:hAnsiTheme="majorBidi" w:cstheme="majorBidi"/>
        </w:rPr>
        <w:t>), it was noticed that t</w:t>
      </w:r>
      <w:r w:rsidR="00C5774E" w:rsidRPr="00EA6C1B">
        <w:rPr>
          <w:rFonts w:asciiTheme="majorBidi" w:hAnsiTheme="majorBidi" w:cstheme="majorBidi"/>
        </w:rPr>
        <w:t>he CFA outperforms the GA in terms of execution time</w:t>
      </w:r>
      <w:r w:rsidR="005C32AB" w:rsidRPr="00EA6C1B">
        <w:rPr>
          <w:rFonts w:asciiTheme="majorBidi" w:hAnsiTheme="majorBidi" w:cstheme="majorBidi"/>
        </w:rPr>
        <w:t>. Since</w:t>
      </w:r>
      <w:r w:rsidR="00C5774E" w:rsidRPr="00EA6C1B">
        <w:rPr>
          <w:rFonts w:asciiTheme="majorBidi" w:hAnsiTheme="majorBidi" w:cstheme="majorBidi"/>
        </w:rPr>
        <w:t xml:space="preserve"> the algorithmic design for the GA is different from the CFA and the solutions are ranked based on the fitness values. The GA usually will cluster around good solutions in the population. This is based on the observation where the selection of parents in GA is based on probabilities that </w:t>
      </w:r>
      <w:r w:rsidR="00C5774E" w:rsidRPr="00B10086">
        <w:rPr>
          <w:rFonts w:asciiTheme="majorBidi" w:hAnsiTheme="majorBidi" w:cstheme="majorBidi"/>
          <w:highlight w:val="yellow"/>
        </w:rPr>
        <w:t>favor</w:t>
      </w:r>
      <w:r w:rsidR="00C5774E" w:rsidRPr="00EA6C1B">
        <w:rPr>
          <w:rFonts w:asciiTheme="majorBidi" w:hAnsiTheme="majorBidi" w:cstheme="majorBidi"/>
        </w:rPr>
        <w:t xml:space="preserve"> fitness individuals. Solutions are more likely to be similar to the parents as crossover operation produces offspring with parent’s parts. The diversification aspect of GA is accomplished through the mutation operation that injects some difference in the solutions from time to time. The solution time of GA also increases non-linearly as the population size increases, whereas the CFA aims to find the optimal solution based on the color-changing </w:t>
      </w:r>
      <w:r w:rsidR="00C5774E" w:rsidRPr="00B10086">
        <w:rPr>
          <w:rFonts w:asciiTheme="majorBidi" w:hAnsiTheme="majorBidi" w:cstheme="majorBidi"/>
          <w:highlight w:val="yellow"/>
        </w:rPr>
        <w:t>behavior</w:t>
      </w:r>
      <w:r w:rsidR="00C5774E" w:rsidRPr="00EA6C1B">
        <w:rPr>
          <w:rFonts w:asciiTheme="majorBidi" w:hAnsiTheme="majorBidi" w:cstheme="majorBidi"/>
        </w:rPr>
        <w:t xml:space="preserve">. The patterns and colors seen in cuttlefish are produced by reflected light from three layers (described in </w:t>
      </w:r>
      <w:r w:rsidR="002C77F9">
        <w:rPr>
          <w:rFonts w:asciiTheme="majorBidi" w:hAnsiTheme="majorBidi" w:cstheme="majorBidi"/>
        </w:rPr>
        <w:t>S</w:t>
      </w:r>
      <w:r w:rsidR="00C5774E" w:rsidRPr="00EA6C1B">
        <w:rPr>
          <w:rFonts w:asciiTheme="majorBidi" w:hAnsiTheme="majorBidi" w:cstheme="majorBidi"/>
        </w:rPr>
        <w:t xml:space="preserve">ection 3.1).  The simulation of light </w:t>
      </w:r>
      <w:r w:rsidR="0031632C" w:rsidRPr="00EA6C1B">
        <w:rPr>
          <w:rFonts w:asciiTheme="majorBidi" w:hAnsiTheme="majorBidi" w:cstheme="majorBidi"/>
        </w:rPr>
        <w:t>reflecting,</w:t>
      </w:r>
      <w:r w:rsidR="00C5774E" w:rsidRPr="00EA6C1B">
        <w:rPr>
          <w:rFonts w:asciiTheme="majorBidi" w:hAnsiTheme="majorBidi" w:cstheme="majorBidi"/>
        </w:rPr>
        <w:t xml:space="preserve"> and visibility of the matching patterns used are formulated.</w:t>
      </w:r>
    </w:p>
    <w:p w14:paraId="007E742D" w14:textId="5D4AB2AC" w:rsidR="00175438" w:rsidRPr="00EA6C1B" w:rsidRDefault="00175438" w:rsidP="008C1AD2">
      <w:pPr>
        <w:pStyle w:val="Heading1"/>
        <w:numPr>
          <w:ilvl w:val="0"/>
          <w:numId w:val="16"/>
        </w:numPr>
        <w:spacing w:before="120" w:beforeAutospacing="0" w:after="120" w:afterAutospacing="0" w:line="360" w:lineRule="auto"/>
        <w:ind w:left="540" w:hanging="540"/>
        <w:rPr>
          <w:rFonts w:asciiTheme="majorBidi" w:hAnsiTheme="majorBidi" w:cstheme="majorBidi"/>
          <w:sz w:val="28"/>
          <w:szCs w:val="28"/>
        </w:rPr>
      </w:pPr>
      <w:r w:rsidRPr="00EA6C1B">
        <w:rPr>
          <w:rFonts w:asciiTheme="majorBidi" w:hAnsiTheme="majorBidi" w:cstheme="majorBidi"/>
          <w:sz w:val="28"/>
          <w:szCs w:val="28"/>
        </w:rPr>
        <w:t>Conclusion</w:t>
      </w:r>
      <w:r w:rsidR="00652E7A" w:rsidRPr="00EA6C1B">
        <w:rPr>
          <w:rFonts w:asciiTheme="majorBidi" w:hAnsiTheme="majorBidi" w:cstheme="majorBidi"/>
          <w:sz w:val="28"/>
          <w:szCs w:val="28"/>
        </w:rPr>
        <w:t xml:space="preserve"> and future work</w:t>
      </w:r>
    </w:p>
    <w:p w14:paraId="1336056F" w14:textId="5BEBD2FD" w:rsidR="00286324" w:rsidRPr="00EA6C1B" w:rsidRDefault="006E04AD" w:rsidP="00D01902">
      <w:pPr>
        <w:shd w:val="clear" w:color="auto" w:fill="FFFFFF" w:themeFill="background1"/>
        <w:spacing w:after="0" w:line="360" w:lineRule="auto"/>
        <w:jc w:val="both"/>
        <w:rPr>
          <w:rFonts w:asciiTheme="majorBidi" w:hAnsiTheme="majorBidi" w:cstheme="majorBidi"/>
        </w:rPr>
      </w:pPr>
      <w:r w:rsidRPr="00EA6C1B">
        <w:rPr>
          <w:rFonts w:asciiTheme="majorBidi" w:hAnsiTheme="majorBidi" w:cstheme="majorBidi"/>
        </w:rPr>
        <w:t xml:space="preserve">Medical data analysis is </w:t>
      </w:r>
      <w:r w:rsidR="00830A91" w:rsidRPr="00EA6C1B">
        <w:rPr>
          <w:rFonts w:asciiTheme="majorBidi" w:hAnsiTheme="majorBidi" w:cstheme="majorBidi"/>
        </w:rPr>
        <w:t>a critical research field</w:t>
      </w:r>
      <w:r w:rsidRPr="00EA6C1B">
        <w:rPr>
          <w:rFonts w:asciiTheme="majorBidi" w:hAnsiTheme="majorBidi" w:cstheme="majorBidi"/>
        </w:rPr>
        <w:t xml:space="preserve"> where every decision matters. However, m</w:t>
      </w:r>
      <w:r w:rsidR="00175438" w:rsidRPr="00EA6C1B">
        <w:rPr>
          <w:rFonts w:asciiTheme="majorBidi" w:hAnsiTheme="majorBidi" w:cstheme="majorBidi"/>
        </w:rPr>
        <w:t>edical datasets are often massive in dimensions with complex redundant features</w:t>
      </w:r>
      <w:r w:rsidR="008F2833" w:rsidRPr="00EA6C1B">
        <w:rPr>
          <w:rFonts w:asciiTheme="majorBidi" w:hAnsiTheme="majorBidi" w:cstheme="majorBidi"/>
        </w:rPr>
        <w:t xml:space="preserve"> which</w:t>
      </w:r>
      <w:r w:rsidR="00175438" w:rsidRPr="00EA6C1B">
        <w:rPr>
          <w:rFonts w:asciiTheme="majorBidi" w:hAnsiTheme="majorBidi" w:cstheme="majorBidi"/>
        </w:rPr>
        <w:t xml:space="preserve"> increases the possibility of noise and dependency among the features</w:t>
      </w:r>
      <w:r w:rsidRPr="00EA6C1B">
        <w:rPr>
          <w:rFonts w:asciiTheme="majorBidi" w:hAnsiTheme="majorBidi" w:cstheme="majorBidi"/>
        </w:rPr>
        <w:t xml:space="preserve">. </w:t>
      </w:r>
      <w:r w:rsidR="008F2833" w:rsidRPr="00EA6C1B">
        <w:rPr>
          <w:rFonts w:asciiTheme="majorBidi" w:hAnsiTheme="majorBidi" w:cstheme="majorBidi"/>
        </w:rPr>
        <w:t xml:space="preserve">Therefore, </w:t>
      </w:r>
      <w:r w:rsidRPr="00EA6C1B">
        <w:rPr>
          <w:rFonts w:asciiTheme="majorBidi" w:hAnsiTheme="majorBidi" w:cstheme="majorBidi"/>
        </w:rPr>
        <w:t xml:space="preserve">identifying </w:t>
      </w:r>
      <w:r w:rsidR="00E358BF" w:rsidRPr="00EA6C1B">
        <w:rPr>
          <w:rFonts w:asciiTheme="majorBidi" w:hAnsiTheme="majorBidi" w:cstheme="majorBidi"/>
        </w:rPr>
        <w:t xml:space="preserve">a </w:t>
      </w:r>
      <w:r w:rsidRPr="00EA6C1B">
        <w:rPr>
          <w:rFonts w:asciiTheme="majorBidi" w:hAnsiTheme="majorBidi" w:cstheme="majorBidi"/>
        </w:rPr>
        <w:t xml:space="preserve">proper feature selection approach is important in </w:t>
      </w:r>
      <w:r w:rsidR="00830A91" w:rsidRPr="00EA6C1B">
        <w:rPr>
          <w:rFonts w:asciiTheme="majorBidi" w:hAnsiTheme="majorBidi" w:cstheme="majorBidi"/>
        </w:rPr>
        <w:t>data</w:t>
      </w:r>
      <w:r w:rsidRPr="00EA6C1B">
        <w:rPr>
          <w:rFonts w:asciiTheme="majorBidi" w:hAnsiTheme="majorBidi" w:cstheme="majorBidi"/>
        </w:rPr>
        <w:t xml:space="preserve"> pre-processing stages to reduce the redundancy and irrelevance among features, which positively induces the speed of performance and prediction accuracy. </w:t>
      </w:r>
      <w:r w:rsidR="00830A91" w:rsidRPr="00EA6C1B">
        <w:rPr>
          <w:rFonts w:asciiTheme="majorBidi" w:hAnsiTheme="majorBidi" w:cstheme="majorBidi"/>
        </w:rPr>
        <w:t xml:space="preserve">In this paper, </w:t>
      </w:r>
      <w:r w:rsidR="008F2833" w:rsidRPr="00EA6C1B">
        <w:rPr>
          <w:rFonts w:asciiTheme="majorBidi" w:hAnsiTheme="majorBidi" w:cstheme="majorBidi"/>
        </w:rPr>
        <w:t>a bio-inspired algorithm called the</w:t>
      </w:r>
      <w:r w:rsidRPr="00EA6C1B">
        <w:rPr>
          <w:rFonts w:asciiTheme="majorBidi" w:hAnsiTheme="majorBidi" w:cstheme="majorBidi"/>
        </w:rPr>
        <w:t xml:space="preserve"> cuttlefish has been adapted for </w:t>
      </w:r>
      <w:r w:rsidRPr="001111F2">
        <w:rPr>
          <w:rFonts w:asciiTheme="majorBidi" w:hAnsiTheme="majorBidi" w:cstheme="majorBidi"/>
          <w:highlight w:val="green"/>
        </w:rPr>
        <w:t>feature</w:t>
      </w:r>
      <w:ins w:id="27" w:author="omen" w:date="2022-04-12T18:27:00Z">
        <w:r w:rsidR="007F3138">
          <w:rPr>
            <w:rFonts w:asciiTheme="majorBidi" w:hAnsiTheme="majorBidi" w:cstheme="majorBidi"/>
            <w:highlight w:val="green"/>
          </w:rPr>
          <w:t xml:space="preserve"> </w:t>
        </w:r>
        <w:r w:rsidR="007F3138" w:rsidRPr="007F3138">
          <w:rPr>
            <w:rFonts w:asciiTheme="majorBidi" w:hAnsiTheme="majorBidi" w:cstheme="majorBidi"/>
            <w:rPrChange w:id="28" w:author="omen" w:date="2022-04-12T18:27:00Z">
              <w:rPr/>
            </w:rPrChange>
          </w:rPr>
          <w:t>selection</w:t>
        </w:r>
      </w:ins>
      <w:r w:rsidRPr="001111F2">
        <w:rPr>
          <w:rFonts w:asciiTheme="majorBidi" w:hAnsiTheme="majorBidi" w:cstheme="majorBidi"/>
          <w:highlight w:val="green"/>
        </w:rPr>
        <w:t xml:space="preserve"> </w:t>
      </w:r>
      <w:commentRangeStart w:id="29"/>
      <w:r w:rsidRPr="001111F2">
        <w:rPr>
          <w:rFonts w:asciiTheme="majorBidi" w:hAnsiTheme="majorBidi" w:cstheme="majorBidi"/>
          <w:highlight w:val="green"/>
        </w:rPr>
        <w:t>classification</w:t>
      </w:r>
      <w:commentRangeEnd w:id="29"/>
      <w:r w:rsidR="001111F2">
        <w:rPr>
          <w:rStyle w:val="CommentReference"/>
        </w:rPr>
        <w:commentReference w:id="29"/>
      </w:r>
      <w:r w:rsidRPr="00EA6C1B">
        <w:rPr>
          <w:rFonts w:asciiTheme="majorBidi" w:hAnsiTheme="majorBidi" w:cstheme="majorBidi"/>
        </w:rPr>
        <w:t>. Th</w:t>
      </w:r>
      <w:r w:rsidR="00830A91" w:rsidRPr="00EA6C1B">
        <w:rPr>
          <w:rFonts w:asciiTheme="majorBidi" w:hAnsiTheme="majorBidi" w:cstheme="majorBidi"/>
        </w:rPr>
        <w:t>is</w:t>
      </w:r>
      <w:r w:rsidRPr="00EA6C1B">
        <w:rPr>
          <w:rFonts w:asciiTheme="majorBidi" w:hAnsiTheme="majorBidi" w:cstheme="majorBidi"/>
        </w:rPr>
        <w:t xml:space="preserve"> algorithm is inspired based on the </w:t>
      </w:r>
      <w:r w:rsidR="00C7015A" w:rsidRPr="00EA6C1B">
        <w:rPr>
          <w:rFonts w:asciiTheme="majorBidi" w:hAnsiTheme="majorBidi" w:cstheme="majorBidi"/>
        </w:rPr>
        <w:t>color</w:t>
      </w:r>
      <w:r w:rsidR="00E358BF" w:rsidRPr="00EA6C1B">
        <w:rPr>
          <w:rFonts w:asciiTheme="majorBidi" w:hAnsiTheme="majorBidi" w:cstheme="majorBidi"/>
        </w:rPr>
        <w:t>-</w:t>
      </w:r>
      <w:r w:rsidRPr="00EA6C1B">
        <w:rPr>
          <w:rFonts w:asciiTheme="majorBidi" w:hAnsiTheme="majorBidi" w:cstheme="majorBidi"/>
        </w:rPr>
        <w:t xml:space="preserve">changing </w:t>
      </w:r>
      <w:r w:rsidR="00C7015A" w:rsidRPr="00EA6C1B">
        <w:rPr>
          <w:rFonts w:asciiTheme="majorBidi" w:hAnsiTheme="majorBidi" w:cstheme="majorBidi"/>
        </w:rPr>
        <w:t>behavior</w:t>
      </w:r>
      <w:r w:rsidRPr="00EA6C1B">
        <w:rPr>
          <w:rFonts w:asciiTheme="majorBidi" w:hAnsiTheme="majorBidi" w:cstheme="majorBidi"/>
        </w:rPr>
        <w:t xml:space="preserve"> of cuttlefish to find the optimal solution. </w:t>
      </w:r>
      <w:r w:rsidR="00C7015A" w:rsidRPr="00EA6C1B">
        <w:rPr>
          <w:rFonts w:asciiTheme="majorBidi" w:hAnsiTheme="majorBidi" w:cstheme="majorBidi"/>
        </w:rPr>
        <w:t xml:space="preserve">Earlier research has </w:t>
      </w:r>
      <w:r w:rsidR="00830A91" w:rsidRPr="00EA6C1B">
        <w:rPr>
          <w:rFonts w:asciiTheme="majorBidi" w:hAnsiTheme="majorBidi" w:cstheme="majorBidi"/>
        </w:rPr>
        <w:t xml:space="preserve">proven the effectiveness of </w:t>
      </w:r>
      <w:r w:rsidR="00C7015A" w:rsidRPr="00EA6C1B">
        <w:rPr>
          <w:rFonts w:asciiTheme="majorBidi" w:hAnsiTheme="majorBidi" w:cstheme="majorBidi"/>
        </w:rPr>
        <w:t xml:space="preserve">the cuttlefish algorithm compared </w:t>
      </w:r>
      <w:r w:rsidR="00830A91" w:rsidRPr="00EA6C1B">
        <w:rPr>
          <w:rFonts w:asciiTheme="majorBidi" w:hAnsiTheme="majorBidi" w:cstheme="majorBidi"/>
        </w:rPr>
        <w:t>to</w:t>
      </w:r>
      <w:r w:rsidR="00C7015A" w:rsidRPr="00EA6C1B">
        <w:rPr>
          <w:rFonts w:asciiTheme="majorBidi" w:hAnsiTheme="majorBidi" w:cstheme="majorBidi"/>
        </w:rPr>
        <w:t xml:space="preserve"> </w:t>
      </w:r>
      <w:r w:rsidR="001111F2">
        <w:rPr>
          <w:rFonts w:asciiTheme="majorBidi" w:hAnsiTheme="majorBidi" w:cstheme="majorBidi"/>
          <w:highlight w:val="yellow"/>
        </w:rPr>
        <w:t>o</w:t>
      </w:r>
      <w:r w:rsidR="00A474C7" w:rsidRPr="00B10086">
        <w:rPr>
          <w:rFonts w:asciiTheme="majorBidi" w:hAnsiTheme="majorBidi" w:cstheme="majorBidi"/>
          <w:highlight w:val="yellow"/>
        </w:rPr>
        <w:t>ther</w:t>
      </w:r>
      <w:r w:rsidR="00C7015A" w:rsidRPr="00EA6C1B">
        <w:rPr>
          <w:rFonts w:asciiTheme="majorBidi" w:hAnsiTheme="majorBidi" w:cstheme="majorBidi"/>
        </w:rPr>
        <w:t xml:space="preserve"> bio-inspired algorithm such as the genetic algorithm</w:t>
      </w:r>
      <w:r w:rsidR="001111F2">
        <w:rPr>
          <w:rFonts w:asciiTheme="majorBidi" w:hAnsiTheme="majorBidi" w:cstheme="majorBidi"/>
        </w:rPr>
        <w:t xml:space="preserve"> </w:t>
      </w:r>
      <w:r w:rsidR="001111F2" w:rsidRPr="001111F2">
        <w:rPr>
          <w:rFonts w:asciiTheme="majorBidi" w:hAnsiTheme="majorBidi" w:cstheme="majorBidi"/>
          <w:highlight w:val="yellow"/>
        </w:rPr>
        <w:t xml:space="preserve">for </w:t>
      </w:r>
      <w:r w:rsidR="001111F2" w:rsidRPr="001111F2">
        <w:rPr>
          <w:rFonts w:asciiTheme="majorBidi" w:hAnsiTheme="majorBidi" w:cstheme="majorBidi"/>
          <w:highlight w:val="yellow"/>
        </w:rPr>
        <w:lastRenderedPageBreak/>
        <w:t>solving various optimization problems</w:t>
      </w:r>
      <w:r w:rsidR="00C7015A" w:rsidRPr="00EA6C1B">
        <w:rPr>
          <w:rFonts w:asciiTheme="majorBidi" w:hAnsiTheme="majorBidi" w:cstheme="majorBidi"/>
        </w:rPr>
        <w:t xml:space="preserve">. </w:t>
      </w:r>
      <w:r w:rsidR="00830A91" w:rsidRPr="00EA6C1B">
        <w:rPr>
          <w:rFonts w:asciiTheme="majorBidi" w:hAnsiTheme="majorBidi" w:cstheme="majorBidi"/>
        </w:rPr>
        <w:t xml:space="preserve">We applied the cuttlefish and the genetic algorithm </w:t>
      </w:r>
      <w:r w:rsidR="00B10086" w:rsidRPr="00B10086">
        <w:rPr>
          <w:rFonts w:asciiTheme="majorBidi" w:hAnsiTheme="majorBidi" w:cstheme="majorBidi"/>
          <w:highlight w:val="yellow"/>
        </w:rPr>
        <w:t>to</w:t>
      </w:r>
      <w:r w:rsidR="00C7015A" w:rsidRPr="00EA6C1B">
        <w:rPr>
          <w:rFonts w:asciiTheme="majorBidi" w:hAnsiTheme="majorBidi" w:cstheme="majorBidi"/>
        </w:rPr>
        <w:t xml:space="preserve"> </w:t>
      </w:r>
      <w:r w:rsidR="001706EA" w:rsidRPr="00EA6C1B">
        <w:rPr>
          <w:rFonts w:asciiTheme="majorBidi" w:hAnsiTheme="majorBidi" w:cstheme="majorBidi"/>
        </w:rPr>
        <w:t xml:space="preserve">two datasets: </w:t>
      </w:r>
      <w:r w:rsidR="00C7015A" w:rsidRPr="00EA6C1B">
        <w:rPr>
          <w:rFonts w:asciiTheme="majorBidi" w:hAnsiTheme="majorBidi" w:cstheme="majorBidi"/>
        </w:rPr>
        <w:t>the Pima Indian diabetes dataset</w:t>
      </w:r>
      <w:r w:rsidR="001706EA" w:rsidRPr="00EA6C1B">
        <w:rPr>
          <w:rFonts w:asciiTheme="majorBidi" w:hAnsiTheme="majorBidi" w:cstheme="majorBidi"/>
        </w:rPr>
        <w:t xml:space="preserve"> and </w:t>
      </w:r>
      <w:r w:rsidR="00B10086" w:rsidRPr="00B10086">
        <w:rPr>
          <w:rFonts w:asciiTheme="majorBidi" w:hAnsiTheme="majorBidi" w:cstheme="majorBidi"/>
          <w:highlight w:val="yellow"/>
        </w:rPr>
        <w:t>the</w:t>
      </w:r>
      <w:r w:rsidR="00B10086">
        <w:rPr>
          <w:rFonts w:asciiTheme="majorBidi" w:hAnsiTheme="majorBidi" w:cstheme="majorBidi"/>
        </w:rPr>
        <w:t xml:space="preserve"> </w:t>
      </w:r>
      <w:r w:rsidR="001706EA" w:rsidRPr="00EA6C1B">
        <w:rPr>
          <w:rFonts w:asciiTheme="majorBidi" w:hAnsiTheme="majorBidi" w:cstheme="majorBidi"/>
        </w:rPr>
        <w:t>hospital Frankfort dataset,</w:t>
      </w:r>
      <w:r w:rsidR="00C7015A" w:rsidRPr="00EA6C1B">
        <w:rPr>
          <w:rFonts w:asciiTheme="majorBidi" w:hAnsiTheme="majorBidi" w:cstheme="majorBidi"/>
        </w:rPr>
        <w:t xml:space="preserve"> and </w:t>
      </w:r>
      <w:r w:rsidR="00830A91" w:rsidRPr="00EA6C1B">
        <w:rPr>
          <w:rFonts w:asciiTheme="majorBidi" w:hAnsiTheme="majorBidi" w:cstheme="majorBidi"/>
        </w:rPr>
        <w:t xml:space="preserve">the </w:t>
      </w:r>
      <w:r w:rsidR="00C7015A" w:rsidRPr="00EA6C1B">
        <w:rPr>
          <w:rFonts w:asciiTheme="majorBidi" w:hAnsiTheme="majorBidi" w:cstheme="majorBidi"/>
        </w:rPr>
        <w:t xml:space="preserve">results were observed. The results show that the cuttlefish algorithm works well </w:t>
      </w:r>
      <w:r w:rsidR="00B10086" w:rsidRPr="00B10086">
        <w:rPr>
          <w:rFonts w:asciiTheme="majorBidi" w:hAnsiTheme="majorBidi" w:cstheme="majorBidi"/>
          <w:highlight w:val="yellow"/>
        </w:rPr>
        <w:t>i</w:t>
      </w:r>
      <w:r w:rsidR="00C7015A" w:rsidRPr="00B10086">
        <w:rPr>
          <w:rFonts w:asciiTheme="majorBidi" w:hAnsiTheme="majorBidi" w:cstheme="majorBidi"/>
          <w:highlight w:val="yellow"/>
        </w:rPr>
        <w:t>n</w:t>
      </w:r>
      <w:r w:rsidR="00C7015A" w:rsidRPr="00EA6C1B">
        <w:rPr>
          <w:rFonts w:asciiTheme="majorBidi" w:hAnsiTheme="majorBidi" w:cstheme="majorBidi"/>
        </w:rPr>
        <w:t xml:space="preserve"> predicting type 2 diabetes and it enjoys better </w:t>
      </w:r>
      <w:r w:rsidR="001706EA" w:rsidRPr="00EA6C1B">
        <w:rPr>
          <w:rFonts w:asciiTheme="majorBidi" w:hAnsiTheme="majorBidi" w:cstheme="majorBidi"/>
        </w:rPr>
        <w:t>performance</w:t>
      </w:r>
      <w:r w:rsidR="00C7015A" w:rsidRPr="00EA6C1B">
        <w:rPr>
          <w:rFonts w:asciiTheme="majorBidi" w:hAnsiTheme="majorBidi" w:cstheme="majorBidi"/>
        </w:rPr>
        <w:t xml:space="preserve"> and execution time compared to the genetic algorithm. </w:t>
      </w:r>
      <w:r w:rsidR="001706EA" w:rsidRPr="00EA6C1B">
        <w:rPr>
          <w:rFonts w:asciiTheme="majorBidi" w:hAnsiTheme="majorBidi" w:cstheme="majorBidi"/>
        </w:rPr>
        <w:t xml:space="preserve">The </w:t>
      </w:r>
      <w:r w:rsidR="005C32AB" w:rsidRPr="00EA6C1B">
        <w:rPr>
          <w:rFonts w:asciiTheme="majorBidi" w:hAnsiTheme="majorBidi" w:cstheme="majorBidi"/>
        </w:rPr>
        <w:t xml:space="preserve">classification </w:t>
      </w:r>
      <w:r w:rsidR="001706EA" w:rsidRPr="00EA6C1B">
        <w:rPr>
          <w:rFonts w:asciiTheme="majorBidi" w:hAnsiTheme="majorBidi" w:cstheme="majorBidi"/>
        </w:rPr>
        <w:t>results sho</w:t>
      </w:r>
      <w:r w:rsidR="005C32AB" w:rsidRPr="00EA6C1B">
        <w:rPr>
          <w:rFonts w:asciiTheme="majorBidi" w:hAnsiTheme="majorBidi" w:cstheme="majorBidi"/>
        </w:rPr>
        <w:t xml:space="preserve">wed that RF and DT classifiers outperformed other classifiers </w:t>
      </w:r>
      <w:r w:rsidR="00EA6C1B" w:rsidRPr="00EA6C1B">
        <w:rPr>
          <w:rFonts w:asciiTheme="majorBidi" w:hAnsiTheme="majorBidi" w:cstheme="majorBidi"/>
        </w:rPr>
        <w:t xml:space="preserve">when </w:t>
      </w:r>
      <w:r w:rsidR="00B10086" w:rsidRPr="00B10086">
        <w:rPr>
          <w:rFonts w:asciiTheme="majorBidi" w:hAnsiTheme="majorBidi" w:cstheme="majorBidi"/>
          <w:highlight w:val="yellow"/>
        </w:rPr>
        <w:t>a</w:t>
      </w:r>
      <w:r w:rsidR="00B10086">
        <w:rPr>
          <w:rFonts w:asciiTheme="majorBidi" w:hAnsiTheme="majorBidi" w:cstheme="majorBidi"/>
        </w:rPr>
        <w:t xml:space="preserve"> </w:t>
      </w:r>
      <w:r w:rsidR="00EA6C1B" w:rsidRPr="00EA6C1B">
        <w:rPr>
          <w:rFonts w:asciiTheme="majorBidi" w:hAnsiTheme="majorBidi" w:cstheme="majorBidi"/>
        </w:rPr>
        <w:t xml:space="preserve">larger dataset was used. Furthermore, the results suggested using </w:t>
      </w:r>
      <w:r w:rsidR="00EA6C1B" w:rsidRPr="00EA6C1B">
        <w:rPr>
          <w:rFonts w:asciiTheme="majorBidi" w:hAnsiTheme="majorBidi" w:cstheme="majorBidi"/>
          <w:lang w:bidi="ar-JO"/>
        </w:rPr>
        <w:t xml:space="preserve">LR, SVM, and NB classifiers with </w:t>
      </w:r>
      <w:r w:rsidR="00EA6C1B" w:rsidRPr="00B10086">
        <w:rPr>
          <w:rFonts w:asciiTheme="majorBidi" w:hAnsiTheme="majorBidi" w:cstheme="majorBidi"/>
          <w:highlight w:val="yellow"/>
          <w:lang w:bidi="ar-JO"/>
        </w:rPr>
        <w:t>small</w:t>
      </w:r>
      <w:r w:rsidR="00B10086" w:rsidRPr="00B10086">
        <w:rPr>
          <w:rFonts w:asciiTheme="majorBidi" w:hAnsiTheme="majorBidi" w:cstheme="majorBidi"/>
          <w:highlight w:val="yellow"/>
          <w:lang w:bidi="ar-JO"/>
        </w:rPr>
        <w:t>-</w:t>
      </w:r>
      <w:r w:rsidR="00EA6C1B" w:rsidRPr="00B10086">
        <w:rPr>
          <w:rFonts w:asciiTheme="majorBidi" w:hAnsiTheme="majorBidi" w:cstheme="majorBidi"/>
          <w:highlight w:val="yellow"/>
          <w:lang w:bidi="ar-JO"/>
        </w:rPr>
        <w:t>scale</w:t>
      </w:r>
      <w:r w:rsidR="00EA6C1B" w:rsidRPr="00EA6C1B">
        <w:rPr>
          <w:rFonts w:asciiTheme="majorBidi" w:hAnsiTheme="majorBidi" w:cstheme="majorBidi"/>
          <w:lang w:bidi="ar-JO"/>
        </w:rPr>
        <w:t xml:space="preserve"> datasets. </w:t>
      </w:r>
    </w:p>
    <w:p w14:paraId="05E48872" w14:textId="07EF8627" w:rsidR="00286324" w:rsidRPr="00EA6C1B" w:rsidRDefault="00C7015A" w:rsidP="00582A80">
      <w:pPr>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Overall, </w:t>
      </w:r>
      <w:r w:rsidR="00286324" w:rsidRPr="00EA6C1B">
        <w:rPr>
          <w:rFonts w:asciiTheme="majorBidi" w:hAnsiTheme="majorBidi" w:cstheme="majorBidi"/>
        </w:rPr>
        <w:t xml:space="preserve">as future work, </w:t>
      </w:r>
      <w:r w:rsidRPr="00EA6C1B">
        <w:rPr>
          <w:rFonts w:asciiTheme="majorBidi" w:hAnsiTheme="majorBidi" w:cstheme="majorBidi"/>
        </w:rPr>
        <w:t>t</w:t>
      </w:r>
      <w:r w:rsidR="00F1398E" w:rsidRPr="00EA6C1B">
        <w:rPr>
          <w:rFonts w:asciiTheme="majorBidi" w:hAnsiTheme="majorBidi" w:cstheme="majorBidi"/>
        </w:rPr>
        <w:t>he CFA algorithm can be used</w:t>
      </w:r>
      <w:r w:rsidR="00734A87" w:rsidRPr="00EA6C1B">
        <w:rPr>
          <w:rFonts w:asciiTheme="majorBidi" w:hAnsiTheme="majorBidi" w:cstheme="majorBidi"/>
        </w:rPr>
        <w:t xml:space="preserve"> in </w:t>
      </w:r>
      <w:r w:rsidR="00F1398E" w:rsidRPr="00EA6C1B">
        <w:rPr>
          <w:rFonts w:asciiTheme="majorBidi" w:hAnsiTheme="majorBidi" w:cstheme="majorBidi"/>
        </w:rPr>
        <w:t xml:space="preserve">the medical domain for </w:t>
      </w:r>
      <w:r w:rsidR="00734A87" w:rsidRPr="00EA6C1B">
        <w:rPr>
          <w:rFonts w:asciiTheme="majorBidi" w:hAnsiTheme="majorBidi" w:cstheme="majorBidi"/>
        </w:rPr>
        <w:t>predicting how to choose diabetes treatment, predicting cancer diseases, and</w:t>
      </w:r>
      <w:r w:rsidR="00286324" w:rsidRPr="00EA6C1B">
        <w:rPr>
          <w:rFonts w:asciiTheme="majorBidi" w:hAnsiTheme="majorBidi" w:cstheme="majorBidi"/>
        </w:rPr>
        <w:t xml:space="preserve"> </w:t>
      </w:r>
      <w:r w:rsidR="00734A87" w:rsidRPr="00EA6C1B">
        <w:rPr>
          <w:rFonts w:asciiTheme="majorBidi" w:hAnsiTheme="majorBidi" w:cstheme="majorBidi"/>
        </w:rPr>
        <w:t>classif</w:t>
      </w:r>
      <w:r w:rsidR="00286324" w:rsidRPr="00EA6C1B">
        <w:rPr>
          <w:rFonts w:asciiTheme="majorBidi" w:hAnsiTheme="majorBidi" w:cstheme="majorBidi"/>
        </w:rPr>
        <w:t>y</w:t>
      </w:r>
      <w:r w:rsidR="006E095D" w:rsidRPr="00EA6C1B">
        <w:rPr>
          <w:rFonts w:asciiTheme="majorBidi" w:hAnsiTheme="majorBidi" w:cstheme="majorBidi"/>
        </w:rPr>
        <w:t>ing</w:t>
      </w:r>
      <w:r w:rsidR="00734A87" w:rsidRPr="00EA6C1B">
        <w:rPr>
          <w:rFonts w:asciiTheme="majorBidi" w:hAnsiTheme="majorBidi" w:cstheme="majorBidi"/>
        </w:rPr>
        <w:t xml:space="preserve"> diabetic retinopathy caused by high blood sugar levels damaging the back of the eye (retina).</w:t>
      </w:r>
      <w:r w:rsidR="00AC511D" w:rsidRPr="00EA6C1B">
        <w:rPr>
          <w:rFonts w:asciiTheme="majorBidi" w:hAnsiTheme="majorBidi" w:cstheme="majorBidi"/>
        </w:rPr>
        <w:t xml:space="preserve"> </w:t>
      </w:r>
      <w:r w:rsidR="00286324" w:rsidRPr="00EA6C1B">
        <w:rPr>
          <w:rFonts w:asciiTheme="majorBidi" w:hAnsiTheme="majorBidi" w:cstheme="majorBidi"/>
        </w:rPr>
        <w:t xml:space="preserve"> Also, predicting diabetes can be done using various </w:t>
      </w:r>
      <w:r w:rsidR="00057675" w:rsidRPr="00EA6C1B">
        <w:rPr>
          <w:rFonts w:asciiTheme="majorBidi" w:hAnsiTheme="majorBidi" w:cstheme="majorBidi"/>
        </w:rPr>
        <w:t xml:space="preserve">heuristic and </w:t>
      </w:r>
      <w:r w:rsidR="00286324" w:rsidRPr="00EA6C1B">
        <w:rPr>
          <w:rFonts w:asciiTheme="majorBidi" w:hAnsiTheme="majorBidi" w:cstheme="majorBidi"/>
        </w:rPr>
        <w:t>metaheuristic algorithms, such as</w:t>
      </w:r>
      <w:r w:rsidR="00057675" w:rsidRPr="00EA6C1B">
        <w:rPr>
          <w:rFonts w:asciiTheme="majorBidi" w:hAnsiTheme="majorBidi" w:cstheme="majorBidi"/>
        </w:rPr>
        <w:t xml:space="preserve"> A* heuristic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A","non-dropping-particle":"","parse-names":false,"suffix":""}],"container-title":"journal of Information Science","id":"ITEM-1","issue":"3","issued":{"date-parts":[["2014"]]},"page":"363-375","publisher":"Sage Publications Sage UK: London, England","title":"Performance evaluation of parallel multithreaded A* heuristic search algorithm","type":"article-journal","volume":"40"},"uris":["http://www.mendeley.com/documents/?uuid=68c4a00d-5ae6-404c-a263-20bf75c297f2"]}],"mendeley":{"formattedCitation":"[27]","plainTextFormattedCitation":"[27]","previouslyFormattedCitation":"[20]"},"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[27]</w:t>
      </w:r>
      <w:r w:rsidR="00B6019E" w:rsidRPr="00EA6C1B">
        <w:rPr>
          <w:rFonts w:asciiTheme="majorBidi" w:hAnsiTheme="majorBidi" w:cstheme="majorBidi"/>
        </w:rPr>
        <w:fldChar w:fldCharType="end"/>
      </w:r>
      <w:r w:rsidR="00057675" w:rsidRPr="00EA6C1B">
        <w:rPr>
          <w:rFonts w:asciiTheme="majorBidi" w:hAnsiTheme="majorBidi" w:cstheme="majorBidi"/>
        </w:rPr>
        <w:t xml:space="preserve">, iterative deepening A* (IDA*)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A","non-dropping-particle":"","parse-names":false,"suffix":""}],"container-title":"International Journal of Parallel, Emergent and Distributed Systems","id":"ITEM-1","issue":"1","issued":{"date-parts":[["2011"]]},"page":"61-82","publisher":"Taylor \\&amp; Francis","title":"Parallel multithreaded IDA* heuristic search: algorithm design and performance evaluation","type":"article-journal","volume":"26"},"uris":["http://www.mendeley.com/documents/?uuid=452bf56b-61ab-4211-b6f2-ea530f63323a"]}],"mendeley":{"formattedCitation":"[28]","plainTextFormattedCitation":"[28]","previouslyFormattedCitation":"[21]"},"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[28]</w:t>
      </w:r>
      <w:r w:rsidR="00B6019E" w:rsidRPr="00EA6C1B">
        <w:rPr>
          <w:rFonts w:asciiTheme="majorBidi" w:hAnsiTheme="majorBidi" w:cstheme="majorBidi"/>
        </w:rPr>
        <w:fldChar w:fldCharType="end"/>
      </w:r>
      <w:r w:rsidR="00057675" w:rsidRPr="00EA6C1B">
        <w:rPr>
          <w:rFonts w:asciiTheme="majorBidi" w:hAnsiTheme="majorBidi" w:cstheme="majorBidi"/>
        </w:rPr>
        <w:t xml:space="preserve">, 2-opt local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Al-Adwan","given":"Aryaf","non-dropping-particle":"","parse-names":false,"suffix":""},{"dropping-particle":"","family":"Sharieh","given":"Ahmad","non-dropping-particle":"","parse-names":false,"suffix":""},{"dropping-particle":"","family":"Mahafzah","given":"Basel A","non-dropping-particle":"","parse-names":false,"suffix":""}],"container-title":"Applied Intelligence","id":"ITEM-1","issue":"2","issued":{"date-parts":[["2019"]]},"page":"661-688","publisher":"Springer","title":"Parallel heuristic local search algorithm on OTIS hyper hexa-cell and OTIS mesh of trees optoelectronic architectures","type":"article-journal","volume":"49"},"uris":["http://www.mendeley.com/documents/?uuid=ef515bf8-0556-4614-8cfb-d06f3e5d304a"]}],"mendeley":{"formattedCitation":"[29]","plainTextFormattedCitation":"[29]","previouslyFormattedCitation":"[3]"},"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[29]</w:t>
      </w:r>
      <w:r w:rsidR="00B6019E" w:rsidRPr="00EA6C1B">
        <w:rPr>
          <w:rFonts w:asciiTheme="majorBidi" w:hAnsiTheme="majorBidi" w:cstheme="majorBidi"/>
        </w:rPr>
        <w:fldChar w:fldCharType="end"/>
      </w:r>
      <w:r w:rsidR="00057675" w:rsidRPr="00EA6C1B">
        <w:rPr>
          <w:rFonts w:asciiTheme="majorBidi" w:hAnsiTheme="majorBidi" w:cstheme="majorBidi"/>
        </w:rPr>
        <w:t xml:space="preserve">, nearest neighbor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{"citationItems":[{"id":"ITEM-1","itemData":{"author":[{"dropping-particle":"","family":"Al-Adwan","given":"Aryaf","non-dropping-particle":"","parse-names":false,"suffix":""},{"dropping-particle":"","family":"Mahafzah","given":"Basel A","non-dropping-particle":"","parse-names":false,"suffix":""},{"dropping-particle":"","family":"Sharieh","given":"Ahmad","non-dropping-particle":"","parse-names":false,"suffix":""}],"container-title":"The Journal of Supercomputing","id":"ITEM-1","issue":"1","issued":{"date-parts":[["2018"]]},"page":"1-36","publisher":"Springer","title":"Solving traveling salesman problem using parallel repetitive nearest neighbor algorithm on OTIS-Hypercube and OTIS-Mesh optoelectronic architectures","type":"article-journal","volume":"74"},"uris":["http://www.mendeley.com/documents/?uuid=a92133b8-675e-4ede-a3aa-7e46ffca7e66"]}],"mendeley":{"formattedCitation":"[30]","plainTextFormattedCitation":"[30]","previouslyFormattedCitation":"[2]"},"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[30]</w:t>
      </w:r>
      <w:r w:rsidR="00B6019E" w:rsidRPr="00EA6C1B">
        <w:rPr>
          <w:rFonts w:asciiTheme="majorBidi" w:hAnsiTheme="majorBidi" w:cstheme="majorBidi"/>
        </w:rPr>
        <w:fldChar w:fldCharType="end"/>
      </w:r>
      <w:r w:rsidR="00057675" w:rsidRPr="00EA6C1B">
        <w:rPr>
          <w:rFonts w:asciiTheme="majorBidi" w:hAnsiTheme="majorBidi" w:cstheme="majorBidi"/>
        </w:rPr>
        <w:t>,</w:t>
      </w:r>
      <w:r w:rsidR="00E34640" w:rsidRPr="00EA6C1B">
        <w:rPr>
          <w:rFonts w:asciiTheme="majorBidi" w:hAnsiTheme="majorBidi" w:cstheme="majorBidi"/>
        </w:rPr>
        <w:t xml:space="preserve"> harmony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dropping-particle":"","family":"Alshraideh","given":"Mohammad","non-dropping-particle":"","parse-names":false,"suffix":""},{"dropping-particle":"","family":"others","given":"","non-dropping-particle":"","parse-names":false,"suffix":""}],"container-title":"Soft Computing","id":"ITEM-1","issued":{"date-parts":[["2021"]]},"page":"1-23","publisher":"Springer","title":"Hybrid harmony search algorithm for social network contact tracing of COVID-19","type":"article-journal"},"uris":["http://www.mendeley.com/documents/?uuid=fd7c8ae8-f62a-489f-92ed-75fe8936a634"]}],"mendeley":{"formattedCitation":"[31]","plainTextFormattedCitation":"[31]","previouslyFormattedCitation":"[22]"},"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[31]</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chemical reaction optimization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dropping-particle":"","family":"Jabri","given":"Riad","non-dropping-particle":"","parse-names":false,"suffix":""},{"dropping-particle":"","family":"Murad","given":"Omayya","non-dropping-particle":"","parse-names":false,"suffix":""}],"container-title":"Soft Computing","id":"ITEM-1","issue":"4","issued":{"date-parts":[["2021"]]},"page":"2741-2766","publisher":"Springer","title":"Multithreaded scheduling for program segments based on chemical reaction optimizer","type":"article-journal","volume":"25"},"uris":["http://www.mendeley.com/documents/?uuid=99954f42-e8e0-46e7-b5c1-18082a93e4b7"]}],"mendeley":{"formattedCitation":"[32]","plainTextFormattedCitation":"[32]","previouslyFormattedCitation":"[23]"},"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[32]</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grey wolf optimizer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{"citationItems":[{"id":"ITEM-1","itemData":{"author":[{"dropping-particle":"","family":"Al-Shaikh","given":"A","non-dropping-particle":"","parse-names":false,"suffix":""},{"dropping-particle":"","family":"Mahafzah","given":"B A","non-dropping-particle":"","parse-names":false,"suffix":""},{"dropping-particle":"","family":"Alshraideh","given":"M","non-dropping-particle":"","parse-names":false,"suffix":""}],"container-title":"J Theor Appl Inf Technol","id":"ITEM-1","issued":{"date-parts":[["2019"]]},"page":"4439-4452","title":"Metaheuristic approach using grey wolf optimizer for finding strongly connected components in digraphs","type":"article-journal","volume":"97"},"uris":["http://www.mendeley.com/documents/?uuid=2ebabf8c-0e36-4c07-9d57-897542b12d31"]}],"mendeley":{"formattedCitation":"[33]","plainTextFormattedCitation":"[33]","previouslyFormattedCitation":"[4]"},"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[33]</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and most valuable player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Khattab","given":"H","non-dropping-particle":"","parse-names":false,"suffix":""},{"dropping-particle":"","family":"Sharieh","given":"A","non-dropping-particle":"","parse-names":false,"suffix":""},{"dropping-particle":"","family":"Mahafzah","given":"B A","non-dropping-particle":"","parse-names":false,"suffix":""}],"container-title":"Int J Adv Comput Sci Appl","id":"ITEM-1","issued":{"date-parts":[["2019"]]},"page":"159-167","title":"Most valuable player algorithm for solving minimum vertex cover problem","type":"article-journal","volume":"10"},"uris":["http://www.mendeley.com/documents/?uuid=a0b235f5-1ab4-41bc-9893-ec2cef841df5"]}],"mendeley":{"formattedCitation":"[34]","plainTextFormattedCitation":"[34]","previouslyFormattedCitation":"[17]"},"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[34]</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w:t>
      </w:r>
      <w:r w:rsidR="00286324" w:rsidRPr="00EA6C1B">
        <w:rPr>
          <w:rFonts w:asciiTheme="majorBidi" w:hAnsiTheme="majorBidi" w:cstheme="majorBidi"/>
        </w:rPr>
        <w:t xml:space="preserve">for different </w:t>
      </w:r>
      <w:r w:rsidR="005A7A28" w:rsidRPr="00EA6C1B">
        <w:rPr>
          <w:rFonts w:asciiTheme="majorBidi" w:hAnsiTheme="majorBidi" w:cstheme="majorBidi"/>
        </w:rPr>
        <w:t xml:space="preserve">large high-dimensional </w:t>
      </w:r>
      <w:r w:rsidR="00286324" w:rsidRPr="00EA6C1B">
        <w:rPr>
          <w:rFonts w:asciiTheme="majorBidi" w:hAnsiTheme="majorBidi" w:cstheme="majorBidi"/>
        </w:rPr>
        <w:t>datasets</w:t>
      </w:r>
      <w:r w:rsidR="005A7A28" w:rsidRPr="00EA6C1B">
        <w:rPr>
          <w:rFonts w:asciiTheme="majorBidi" w:hAnsiTheme="majorBidi" w:cstheme="majorBidi"/>
        </w:rPr>
        <w:t>.</w:t>
      </w:r>
    </w:p>
    <w:p w14:paraId="16935A7E" w14:textId="422542E5" w:rsidR="00CC6389" w:rsidRPr="00EA6C1B" w:rsidRDefault="00CC6389" w:rsidP="000876A6">
      <w:pPr>
        <w:shd w:val="clear" w:color="auto" w:fill="FFFFFF" w:themeFill="background1"/>
        <w:spacing w:after="0" w:line="360" w:lineRule="auto"/>
        <w:rPr>
          <w:rFonts w:asciiTheme="majorBidi" w:hAnsiTheme="majorBidi" w:cstheme="majorBidi"/>
          <w:b/>
          <w:bCs/>
          <w:sz w:val="24"/>
          <w:szCs w:val="24"/>
        </w:rPr>
      </w:pPr>
      <w:r w:rsidRPr="00EA6C1B">
        <w:rPr>
          <w:rFonts w:asciiTheme="majorBidi" w:hAnsiTheme="majorBidi" w:cstheme="majorBidi"/>
          <w:b/>
          <w:bCs/>
          <w:sz w:val="24"/>
          <w:szCs w:val="24"/>
        </w:rPr>
        <w:t>Funding</w:t>
      </w:r>
    </w:p>
    <w:p w14:paraId="2C29986D" w14:textId="6EAD98E7" w:rsidR="00CC6389" w:rsidRPr="00EA6C1B" w:rsidRDefault="00CC6389" w:rsidP="000876A6">
      <w:pPr>
        <w:shd w:val="clear" w:color="auto" w:fill="FFFFFF" w:themeFill="background1"/>
        <w:spacing w:after="0" w:line="360" w:lineRule="auto"/>
        <w:jc w:val="both"/>
        <w:rPr>
          <w:rFonts w:asciiTheme="majorBidi" w:hAnsiTheme="majorBidi" w:cstheme="majorBidi"/>
        </w:rPr>
      </w:pPr>
      <w:r w:rsidRPr="00EA6C1B">
        <w:rPr>
          <w:rFonts w:asciiTheme="majorBidi" w:hAnsiTheme="majorBidi" w:cstheme="majorBidi"/>
        </w:rPr>
        <w:t>This research did not receive any specific grant from funding agencies in the public, commercial, or not-for-profit sectors.</w:t>
      </w:r>
    </w:p>
    <w:p w14:paraId="52C95813" w14:textId="77777777" w:rsidR="00CC6389" w:rsidRPr="00EA6C1B" w:rsidRDefault="00CC6389" w:rsidP="000876A6">
      <w:pPr>
        <w:shd w:val="clear" w:color="auto" w:fill="FFFFFF" w:themeFill="background1"/>
        <w:spacing w:after="0" w:line="360" w:lineRule="auto"/>
        <w:jc w:val="both"/>
        <w:rPr>
          <w:rFonts w:asciiTheme="majorBidi" w:hAnsiTheme="majorBidi" w:cstheme="majorBidi"/>
          <w:b/>
          <w:bCs/>
          <w:sz w:val="28"/>
          <w:szCs w:val="28"/>
        </w:rPr>
      </w:pPr>
      <w:r w:rsidRPr="00EA6C1B">
        <w:rPr>
          <w:rFonts w:asciiTheme="majorBidi" w:hAnsiTheme="majorBidi" w:cstheme="majorBidi"/>
          <w:b/>
          <w:bCs/>
          <w:sz w:val="28"/>
          <w:szCs w:val="28"/>
        </w:rPr>
        <w:t>Declarations</w:t>
      </w:r>
    </w:p>
    <w:p w14:paraId="2F8A5189" w14:textId="27A3E182" w:rsidR="00CC6389" w:rsidRPr="00EA6C1B" w:rsidRDefault="00CC6389" w:rsidP="000876A6">
      <w:pPr>
        <w:shd w:val="clear" w:color="auto" w:fill="FFFFFF" w:themeFill="background1"/>
        <w:spacing w:after="0" w:line="360" w:lineRule="auto"/>
        <w:jc w:val="both"/>
        <w:rPr>
          <w:rFonts w:asciiTheme="majorBidi" w:hAnsiTheme="majorBidi" w:cstheme="majorBidi"/>
        </w:rPr>
      </w:pPr>
      <w:r w:rsidRPr="00EA6C1B">
        <w:rPr>
          <w:rFonts w:asciiTheme="majorBidi" w:hAnsiTheme="majorBidi" w:cstheme="majorBidi"/>
          <w:b/>
          <w:bCs/>
          <w:sz w:val="24"/>
          <w:szCs w:val="24"/>
        </w:rPr>
        <w:t>Conflict of interest</w:t>
      </w:r>
      <w:r w:rsidRPr="00EA6C1B">
        <w:rPr>
          <w:rFonts w:asciiTheme="majorBidi" w:hAnsiTheme="majorBidi" w:cstheme="majorBidi"/>
        </w:rPr>
        <w:t xml:space="preserve"> The authors declare no known potential conflicts of interest </w:t>
      </w:r>
      <w:r w:rsidR="00EF475B" w:rsidRPr="00EA6C1B">
        <w:rPr>
          <w:rFonts w:asciiTheme="majorBidi" w:hAnsiTheme="majorBidi" w:cstheme="majorBidi"/>
        </w:rPr>
        <w:t>concerning</w:t>
      </w:r>
      <w:r w:rsidRPr="00EA6C1B">
        <w:rPr>
          <w:rFonts w:asciiTheme="majorBidi" w:hAnsiTheme="majorBidi" w:cstheme="majorBidi"/>
        </w:rPr>
        <w:t xml:space="preserve"> financial interests or the research, authorship, and publication of this article</w:t>
      </w:r>
    </w:p>
    <w:p w14:paraId="7F729BA9" w14:textId="241A412D" w:rsidR="00175438" w:rsidRPr="00EA6C1B" w:rsidRDefault="00175438" w:rsidP="000876A6">
      <w:pPr>
        <w:shd w:val="clear" w:color="auto" w:fill="FFFFFF" w:themeFill="background1"/>
        <w:spacing w:after="0" w:line="360" w:lineRule="auto"/>
        <w:jc w:val="both"/>
        <w:rPr>
          <w:rFonts w:asciiTheme="majorBidi" w:hAnsiTheme="majorBidi" w:cstheme="majorBidi"/>
          <w:b/>
          <w:bCs/>
          <w:sz w:val="28"/>
          <w:szCs w:val="28"/>
        </w:rPr>
      </w:pPr>
      <w:r w:rsidRPr="00EA6C1B">
        <w:rPr>
          <w:rFonts w:asciiTheme="majorBidi" w:hAnsiTheme="majorBidi" w:cstheme="majorBidi"/>
          <w:b/>
          <w:bCs/>
          <w:sz w:val="28"/>
          <w:szCs w:val="28"/>
        </w:rPr>
        <w:t>References</w:t>
      </w:r>
    </w:p>
    <w:p w14:paraId="38EB83D8" w14:textId="09FEDA49" w:rsidR="002463D6" w:rsidRPr="00EA6C1B" w:rsidRDefault="00767C2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heme="majorBidi" w:hAnsiTheme="majorBidi" w:cstheme="majorBidi"/>
          <w:b/>
          <w:bCs/>
          <w:sz w:val="20"/>
          <w:szCs w:val="20"/>
        </w:rPr>
        <w:fldChar w:fldCharType="begin" w:fldLock="1"/>
      </w:r>
      <w:r w:rsidRPr="00EA6C1B">
        <w:rPr>
          <w:rFonts w:asciiTheme="majorBidi" w:hAnsiTheme="majorBidi" w:cstheme="majorBidi"/>
          <w:b/>
          <w:bCs/>
          <w:sz w:val="20"/>
          <w:szCs w:val="20"/>
        </w:rPr>
        <w:instrText xml:space="preserve">ADDIN Mendeley Bibliography CSL_BIBLIOGRAPHY </w:instrText>
      </w:r>
      <w:r w:rsidRPr="00EA6C1B">
        <w:rPr>
          <w:rFonts w:asciiTheme="majorBidi" w:hAnsiTheme="majorBidi" w:cstheme="majorBidi"/>
          <w:b/>
          <w:bCs/>
          <w:sz w:val="20"/>
          <w:szCs w:val="20"/>
        </w:rPr>
        <w:fldChar w:fldCharType="separate"/>
      </w:r>
      <w:r w:rsidR="002463D6" w:rsidRPr="00EA6C1B">
        <w:rPr>
          <w:rFonts w:ascii="Times New Roman" w:hAnsi="Times New Roman" w:cs="Times New Roman"/>
          <w:noProof/>
          <w:sz w:val="20"/>
          <w:szCs w:val="24"/>
        </w:rPr>
        <w:t>[1]</w:t>
      </w:r>
      <w:r w:rsidR="002463D6" w:rsidRPr="00EA6C1B">
        <w:rPr>
          <w:rFonts w:ascii="Times New Roman" w:hAnsi="Times New Roman" w:cs="Times New Roman"/>
          <w:noProof/>
          <w:sz w:val="20"/>
          <w:szCs w:val="24"/>
        </w:rPr>
        <w:tab/>
        <w:t xml:space="preserve">D. Yach, C. Hawkes, C.L. Gould, and K.J. Hofman, The Global Burden of Chronic DiseasesOvercoming Impediments to Prevention and Control, </w:t>
      </w:r>
      <w:r w:rsidR="002463D6" w:rsidRPr="00EA6C1B">
        <w:rPr>
          <w:rFonts w:ascii="Times New Roman" w:hAnsi="Times New Roman" w:cs="Times New Roman"/>
          <w:i/>
          <w:iCs/>
          <w:noProof/>
          <w:sz w:val="20"/>
          <w:szCs w:val="24"/>
        </w:rPr>
        <w:t>JAMA</w:t>
      </w:r>
      <w:r w:rsidR="002463D6" w:rsidRPr="00EA6C1B">
        <w:rPr>
          <w:rFonts w:ascii="Times New Roman" w:hAnsi="Times New Roman" w:cs="Times New Roman"/>
          <w:noProof/>
          <w:sz w:val="20"/>
          <w:szCs w:val="24"/>
        </w:rPr>
        <w:t xml:space="preserve">. </w:t>
      </w:r>
      <w:r w:rsidR="002463D6" w:rsidRPr="00EA6C1B">
        <w:rPr>
          <w:rFonts w:ascii="Times New Roman" w:hAnsi="Times New Roman" w:cs="Times New Roman"/>
          <w:b/>
          <w:bCs/>
          <w:noProof/>
          <w:sz w:val="20"/>
          <w:szCs w:val="24"/>
        </w:rPr>
        <w:t>291</w:t>
      </w:r>
      <w:r w:rsidR="002463D6" w:rsidRPr="00EA6C1B">
        <w:rPr>
          <w:rFonts w:ascii="Times New Roman" w:hAnsi="Times New Roman" w:cs="Times New Roman"/>
          <w:noProof/>
          <w:sz w:val="20"/>
          <w:szCs w:val="24"/>
        </w:rPr>
        <w:t xml:space="preserve"> (2004) 2616–2622. doi:10.1001/jama.291.21.2616.</w:t>
      </w:r>
    </w:p>
    <w:p w14:paraId="3E2DB95B"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w:t>
      </w:r>
      <w:r w:rsidRPr="00EA6C1B">
        <w:rPr>
          <w:rFonts w:ascii="Times New Roman" w:hAnsi="Times New Roman" w:cs="Times New Roman"/>
          <w:noProof/>
          <w:sz w:val="20"/>
          <w:szCs w:val="24"/>
        </w:rPr>
        <w:tab/>
        <w:t>R. Vaishali, R. Sasikala, S. Ramasubbareddy, S. Remya, and S. Nalluri, Genetic algorithm based feature selection and MOE Fuzzy classification algorithm on Pima Indians Diabetes dataset, in: 2017 Int. Conf. Comput. Netw. Informatics, 2017: pp. 1–5. doi:10.1109/ICCNI.2017.8123815.</w:t>
      </w:r>
    </w:p>
    <w:p w14:paraId="7B2CA143"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w:t>
      </w:r>
      <w:r w:rsidRPr="00EA6C1B">
        <w:rPr>
          <w:rFonts w:ascii="Times New Roman" w:hAnsi="Times New Roman" w:cs="Times New Roman"/>
          <w:noProof/>
          <w:sz w:val="20"/>
          <w:szCs w:val="24"/>
        </w:rPr>
        <w:tab/>
        <w:t xml:space="preserve">J.J. Khanam, and S.Y. Foo, A comparison of machine learning algorithms for diabetes prediction, </w:t>
      </w:r>
      <w:r w:rsidRPr="00EA6C1B">
        <w:rPr>
          <w:rFonts w:ascii="Times New Roman" w:hAnsi="Times New Roman" w:cs="Times New Roman"/>
          <w:i/>
          <w:iCs/>
          <w:noProof/>
          <w:sz w:val="20"/>
          <w:szCs w:val="24"/>
        </w:rPr>
        <w:t>ICT Express</w:t>
      </w:r>
      <w:r w:rsidRPr="00EA6C1B">
        <w:rPr>
          <w:rFonts w:ascii="Times New Roman" w:hAnsi="Times New Roman" w:cs="Times New Roman"/>
          <w:noProof/>
          <w:sz w:val="20"/>
          <w:szCs w:val="24"/>
        </w:rPr>
        <w:t>. (2021). doi:https://doi.org/10.1016/j.icte.2021.02.004.</w:t>
      </w:r>
    </w:p>
    <w:p w14:paraId="7A3372EF"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[4]</w:t>
      </w:r>
      <w:r w:rsidRPr="00EA6C1B">
        <w:rPr>
          <w:rFonts w:ascii="Times New Roman" w:hAnsi="Times New Roman" w:cs="Times New Roman"/>
          <w:noProof/>
          <w:sz w:val="20"/>
          <w:szCs w:val="24"/>
        </w:rPr>
        <w:tab/>
        <w:t>S. Khalid, T. Khalil, and S. Nasreen, A survey of feature selection and feature extraction techniques in machine learning, in: 2014 Sci. Inf. Conf., 2014: pp. 372–378. doi:10.1109/SAI.2014.6918213.</w:t>
      </w:r>
    </w:p>
    <w:p w14:paraId="22CD34BC"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[5]</w:t>
      </w:r>
      <w:r w:rsidRPr="00EA6C1B">
        <w:rPr>
          <w:rFonts w:ascii="Times New Roman" w:hAnsi="Times New Roman" w:cs="Times New Roman"/>
          <w:noProof/>
          <w:sz w:val="20"/>
          <w:szCs w:val="24"/>
        </w:rPr>
        <w:tab/>
        <w:t xml:space="preserve">S. G., V. R., and S. K.P., Diabetes detection using deep learning algorithms, </w:t>
      </w:r>
      <w:r w:rsidRPr="00EA6C1B">
        <w:rPr>
          <w:rFonts w:ascii="Times New Roman" w:hAnsi="Times New Roman" w:cs="Times New Roman"/>
          <w:i/>
          <w:iCs/>
          <w:noProof/>
          <w:sz w:val="20"/>
          <w:szCs w:val="24"/>
        </w:rPr>
        <w:t>ICT Express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w:t>
      </w:r>
      <w:r w:rsidRPr="00EA6C1B">
        <w:rPr>
          <w:rFonts w:ascii="Times New Roman" w:hAnsi="Times New Roman" w:cs="Times New Roman"/>
          <w:noProof/>
          <w:sz w:val="20"/>
          <w:szCs w:val="24"/>
        </w:rPr>
        <w:t xml:space="preserve"> (2018) 243–246. doi:https://doi.org/10.1016/j.icte.2018.10.005.</w:t>
      </w:r>
    </w:p>
    <w:p w14:paraId="356CD827"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[6]</w:t>
      </w:r>
      <w:r w:rsidRPr="00EA6C1B">
        <w:rPr>
          <w:rFonts w:ascii="Times New Roman" w:hAnsi="Times New Roman" w:cs="Times New Roman"/>
          <w:noProof/>
          <w:sz w:val="20"/>
          <w:szCs w:val="24"/>
        </w:rPr>
        <w:tab/>
        <w:t xml:space="preserve">L. Yu, and H. Liu, Efficient feature selection via analysis of relevance and redundancy, </w:t>
      </w:r>
      <w:r w:rsidRPr="00EA6C1B">
        <w:rPr>
          <w:rFonts w:ascii="Times New Roman" w:hAnsi="Times New Roman" w:cs="Times New Roman"/>
          <w:i/>
          <w:iCs/>
          <w:noProof/>
          <w:sz w:val="20"/>
          <w:szCs w:val="24"/>
        </w:rPr>
        <w:t>J. Mach. Learn. Res.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5</w:t>
      </w:r>
      <w:r w:rsidRPr="00EA6C1B">
        <w:rPr>
          <w:rFonts w:ascii="Times New Roman" w:hAnsi="Times New Roman" w:cs="Times New Roman"/>
          <w:noProof/>
          <w:sz w:val="20"/>
          <w:szCs w:val="24"/>
        </w:rPr>
        <w:t xml:space="preserve"> (2004) 1205–1224.</w:t>
      </w:r>
    </w:p>
    <w:p w14:paraId="678576D1" w14:textId="062C1F33" w:rsidR="00F677F9" w:rsidRPr="00EA6C1B" w:rsidRDefault="002463D6" w:rsidP="00F677F9">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[7]</w:t>
      </w:r>
      <w:r w:rsidRPr="00EA6C1B">
        <w:rPr>
          <w:rFonts w:ascii="Times New Roman" w:hAnsi="Times New Roman" w:cs="Times New Roman"/>
          <w:noProof/>
          <w:sz w:val="20"/>
          <w:szCs w:val="24"/>
        </w:rPr>
        <w:tab/>
        <w:t xml:space="preserve">L. Ismail, H. Materwala, M. Tayefi, P. Ngo, and A.P. Karduck, Type 2 Diabetes with Artificial Intelligence Machine Learning: Methods and Evaluation, </w:t>
      </w:r>
      <w:r w:rsidRPr="00EA6C1B">
        <w:rPr>
          <w:rFonts w:ascii="Times New Roman" w:hAnsi="Times New Roman" w:cs="Times New Roman"/>
          <w:i/>
          <w:iCs/>
          <w:noProof/>
          <w:sz w:val="20"/>
          <w:szCs w:val="24"/>
        </w:rPr>
        <w:t>Arch. Comput. Methods Eng.</w:t>
      </w:r>
      <w:r w:rsidRPr="00EA6C1B">
        <w:rPr>
          <w:rFonts w:ascii="Times New Roman" w:hAnsi="Times New Roman" w:cs="Times New Roman"/>
          <w:noProof/>
          <w:sz w:val="20"/>
          <w:szCs w:val="24"/>
        </w:rPr>
        <w:t xml:space="preserve"> (2021) 1–21.</w:t>
      </w:r>
    </w:p>
    <w:p w14:paraId="699B8DB7" w14:textId="77777777" w:rsidR="00DE319B" w:rsidRDefault="00DE319B" w:rsidP="002463D6">
      <w:pPr>
        <w:widowControl w:val="0"/>
        <w:autoSpaceDE w:val="0"/>
        <w:autoSpaceDN w:val="0"/>
        <w:adjustRightInd w:val="0"/>
        <w:spacing w:line="240" w:lineRule="auto"/>
        <w:ind w:left="640" w:hanging="640"/>
        <w:rPr>
          <w:rFonts w:ascii="Times New Roman" w:hAnsi="Times New Roman" w:cs="Times New Roman"/>
          <w:noProof/>
          <w:sz w:val="20"/>
          <w:szCs w:val="24"/>
        </w:rPr>
      </w:pPr>
    </w:p>
    <w:p w14:paraId="2E4DF399" w14:textId="2AFA910E"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lastRenderedPageBreak/>
        <w:t>[8]</w:t>
      </w:r>
      <w:r w:rsidRPr="00EA6C1B">
        <w:rPr>
          <w:rFonts w:ascii="Times New Roman" w:hAnsi="Times New Roman" w:cs="Times New Roman"/>
          <w:noProof/>
          <w:sz w:val="20"/>
          <w:szCs w:val="24"/>
        </w:rPr>
        <w:tab/>
        <w:t xml:space="preserve">S.C. Yusta, Different metaheuristic strategies to solve the feature selection problem, </w:t>
      </w:r>
      <w:r w:rsidRPr="00EA6C1B">
        <w:rPr>
          <w:rFonts w:ascii="Times New Roman" w:hAnsi="Times New Roman" w:cs="Times New Roman"/>
          <w:i/>
          <w:iCs/>
          <w:noProof/>
          <w:sz w:val="20"/>
          <w:szCs w:val="24"/>
        </w:rPr>
        <w:t>Pattern Recognit. Lett.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30</w:t>
      </w:r>
      <w:r w:rsidRPr="00EA6C1B">
        <w:rPr>
          <w:rFonts w:ascii="Times New Roman" w:hAnsi="Times New Roman" w:cs="Times New Roman"/>
          <w:noProof/>
          <w:sz w:val="20"/>
          <w:szCs w:val="24"/>
        </w:rPr>
        <w:t xml:space="preserve"> (2009) 525–534.</w:t>
      </w:r>
    </w:p>
    <w:p w14:paraId="7F86F59E"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[9]</w:t>
      </w:r>
      <w:r w:rsidRPr="00EA6C1B">
        <w:rPr>
          <w:rFonts w:ascii="Times New Roman" w:hAnsi="Times New Roman" w:cs="Times New Roman"/>
          <w:noProof/>
          <w:sz w:val="20"/>
          <w:szCs w:val="24"/>
        </w:rPr>
        <w:tab/>
        <w:t xml:space="preserve">A.H. Gandomi, X.-S. Yang, and A.H. Alavi, Cuckoo search algorithm: a metaheuristic approach to solve structural optimization problems, </w:t>
      </w:r>
      <w:r w:rsidRPr="00EA6C1B">
        <w:rPr>
          <w:rFonts w:ascii="Times New Roman" w:hAnsi="Times New Roman" w:cs="Times New Roman"/>
          <w:i/>
          <w:iCs/>
          <w:noProof/>
          <w:sz w:val="20"/>
          <w:szCs w:val="24"/>
        </w:rPr>
        <w:t>Eng. Comput.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29</w:t>
      </w:r>
      <w:r w:rsidRPr="00EA6C1B">
        <w:rPr>
          <w:rFonts w:ascii="Times New Roman" w:hAnsi="Times New Roman" w:cs="Times New Roman"/>
          <w:noProof/>
          <w:sz w:val="20"/>
          <w:szCs w:val="24"/>
        </w:rPr>
        <w:t xml:space="preserve"> (2013) 17–35.</w:t>
      </w:r>
    </w:p>
    <w:p w14:paraId="7789A1B6"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[10]</w:t>
      </w:r>
      <w:r w:rsidRPr="00EA6C1B">
        <w:rPr>
          <w:rFonts w:ascii="Times New Roman" w:hAnsi="Times New Roman" w:cs="Times New Roman"/>
          <w:noProof/>
          <w:sz w:val="20"/>
          <w:szCs w:val="24"/>
        </w:rPr>
        <w:tab/>
        <w:t>X.-S. Yang, Nature-Inspired Metaheuristic Algorithms, 2010.</w:t>
      </w:r>
    </w:p>
    <w:p w14:paraId="760DB1EF"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[11]</w:t>
      </w:r>
      <w:r w:rsidRPr="00EA6C1B">
        <w:rPr>
          <w:rFonts w:ascii="Times New Roman" w:hAnsi="Times New Roman" w:cs="Times New Roman"/>
          <w:noProof/>
          <w:sz w:val="20"/>
          <w:szCs w:val="24"/>
        </w:rPr>
        <w:tab/>
        <w:t>A. Negi, and V. Jaiswal, A first attempt to develop a diabetes prediction method based on different global datasets, in: 2016 Fourth Int. Conf. Parallel, Distrib. Grid Comput., 2016: pp. 237–241. doi:10.1109/PDGC.2016.7913152.</w:t>
      </w:r>
    </w:p>
    <w:p w14:paraId="0670108B"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[12]</w:t>
      </w:r>
      <w:r w:rsidRPr="00EA6C1B">
        <w:rPr>
          <w:rFonts w:ascii="Times New Roman" w:hAnsi="Times New Roman" w:cs="Times New Roman"/>
          <w:noProof/>
          <w:sz w:val="20"/>
          <w:szCs w:val="24"/>
        </w:rPr>
        <w:tab/>
        <w:t xml:space="preserve">N.P. Tigga, and S. Garg, Prediction of Type 2 Diabetes using Machine Learning Classification Methods, </w:t>
      </w:r>
      <w:r w:rsidRPr="00EA6C1B">
        <w:rPr>
          <w:rFonts w:ascii="Times New Roman" w:hAnsi="Times New Roman" w:cs="Times New Roman"/>
          <w:i/>
          <w:iCs/>
          <w:noProof/>
          <w:sz w:val="20"/>
          <w:szCs w:val="24"/>
        </w:rPr>
        <w:t>Procedia Comput. Sci.</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167</w:t>
      </w:r>
      <w:r w:rsidRPr="00EA6C1B">
        <w:rPr>
          <w:rFonts w:ascii="Times New Roman" w:hAnsi="Times New Roman" w:cs="Times New Roman"/>
          <w:noProof/>
          <w:sz w:val="20"/>
          <w:szCs w:val="24"/>
        </w:rPr>
        <w:t xml:space="preserve"> (2020) 706–716. doi:https://doi.org/10.1016/j.procs.2020.03.336.</w:t>
      </w:r>
    </w:p>
    <w:p w14:paraId="14375B9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[13]</w:t>
      </w:r>
      <w:r w:rsidRPr="00EA6C1B">
        <w:rPr>
          <w:rFonts w:ascii="Times New Roman" w:hAnsi="Times New Roman" w:cs="Times New Roman"/>
          <w:noProof/>
          <w:sz w:val="20"/>
          <w:szCs w:val="24"/>
        </w:rPr>
        <w:tab/>
        <w:t xml:space="preserve">D. Gupta, A. Julka, S. Jain, T. Aggarwal, A. Khanna, N. Arunkumar, and V.H.C. de Albuquerque, Optimized cuttlefish algorithm for diagnosis of Parkinson’s disease, </w:t>
      </w:r>
      <w:r w:rsidRPr="00EA6C1B">
        <w:rPr>
          <w:rFonts w:ascii="Times New Roman" w:hAnsi="Times New Roman" w:cs="Times New Roman"/>
          <w:i/>
          <w:iCs/>
          <w:noProof/>
          <w:sz w:val="20"/>
          <w:szCs w:val="24"/>
        </w:rPr>
        <w:t>Cogn. Syst. Res.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52</w:t>
      </w:r>
      <w:r w:rsidRPr="00EA6C1B">
        <w:rPr>
          <w:rFonts w:ascii="Times New Roman" w:hAnsi="Times New Roman" w:cs="Times New Roman"/>
          <w:noProof/>
          <w:sz w:val="20"/>
          <w:szCs w:val="24"/>
        </w:rPr>
        <w:t xml:space="preserve"> (2018) 36–48. doi:https://doi.org/10.1016/j.cogsys.2018.06.006.</w:t>
      </w:r>
    </w:p>
    <w:p w14:paraId="2AC0B6EC"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[14]</w:t>
      </w:r>
      <w:r w:rsidRPr="00EA6C1B">
        <w:rPr>
          <w:rFonts w:ascii="Times New Roman" w:hAnsi="Times New Roman" w:cs="Times New Roman"/>
          <w:noProof/>
          <w:sz w:val="20"/>
          <w:szCs w:val="24"/>
        </w:rPr>
        <w:tab/>
        <w:t xml:space="preserve">R. Abu Khurmaa, I. Aljarah, and A. Sharieh, An intelligent feature selection approach based on moth flame optimization for medical diagnosis,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(2020). doi:10.1007/s00521-020-05483-5.</w:t>
      </w:r>
    </w:p>
    <w:p w14:paraId="3E364F21"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[15]</w:t>
      </w:r>
      <w:r w:rsidRPr="00EA6C1B">
        <w:rPr>
          <w:rFonts w:ascii="Times New Roman" w:hAnsi="Times New Roman" w:cs="Times New Roman"/>
          <w:noProof/>
          <w:sz w:val="20"/>
          <w:szCs w:val="24"/>
        </w:rPr>
        <w:tab/>
        <w:t xml:space="preserve">S. Malakar, M. Ghosh, S. Bhowmik, R. Sarkar, and M. Nasipuri, A GA based hierarchical feature selection approach for handwritten word recognition,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32</w:t>
      </w:r>
      <w:r w:rsidRPr="00EA6C1B">
        <w:rPr>
          <w:rFonts w:ascii="Times New Roman" w:hAnsi="Times New Roman" w:cs="Times New Roman"/>
          <w:noProof/>
          <w:sz w:val="20"/>
          <w:szCs w:val="24"/>
        </w:rPr>
        <w:t xml:space="preserve"> (2020) 2533–2552. doi:10.1007/s00521-018-3937-8.</w:t>
      </w:r>
    </w:p>
    <w:p w14:paraId="4486853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[16]</w:t>
      </w:r>
      <w:r w:rsidRPr="00EA6C1B">
        <w:rPr>
          <w:rFonts w:ascii="Times New Roman" w:hAnsi="Times New Roman" w:cs="Times New Roman"/>
          <w:noProof/>
          <w:sz w:val="20"/>
          <w:szCs w:val="24"/>
        </w:rPr>
        <w:tab/>
        <w:t xml:space="preserve">Uzma, F. Al-Obeidat, A. Tubaishat, B. Shah, and Z. Halim, Gene encoder: a feature selection technique through unsupervised deep learning-based clustering for large gene expression data,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(2020). doi:10.1007/s00521-020-05101-4.</w:t>
      </w:r>
    </w:p>
    <w:p w14:paraId="77B0B1B1"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[17]</w:t>
      </w:r>
      <w:r w:rsidRPr="00EA6C1B">
        <w:rPr>
          <w:rFonts w:ascii="Times New Roman" w:hAnsi="Times New Roman" w:cs="Times New Roman"/>
          <w:noProof/>
          <w:sz w:val="20"/>
          <w:szCs w:val="24"/>
        </w:rPr>
        <w:tab/>
        <w:t xml:space="preserve">S.H. Shah, M.J. Iqbal, I. Ahmad, S. Khan, and J.J.P.C. Rodrigues, Optimized gene selection and classification of cancer from microarray gene expression data using deep learning,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(2020). doi:10.1007/s00521-020-05367-8.</w:t>
      </w:r>
    </w:p>
    <w:p w14:paraId="509DCE08"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[18]</w:t>
      </w:r>
      <w:r w:rsidRPr="00EA6C1B">
        <w:rPr>
          <w:rFonts w:ascii="Times New Roman" w:hAnsi="Times New Roman" w:cs="Times New Roman"/>
          <w:noProof/>
          <w:sz w:val="20"/>
          <w:szCs w:val="24"/>
        </w:rPr>
        <w:tab/>
        <w:t xml:space="preserve">R.B. Lukmanto, Suharjito, A. Nugroho, and H. Akbar, Early Detection of Diabetes Mellitus using Feature Selection and Fuzzy Support Vector Machine, </w:t>
      </w:r>
      <w:r w:rsidRPr="00EA6C1B">
        <w:rPr>
          <w:rFonts w:ascii="Times New Roman" w:hAnsi="Times New Roman" w:cs="Times New Roman"/>
          <w:i/>
          <w:iCs/>
          <w:noProof/>
          <w:sz w:val="20"/>
          <w:szCs w:val="24"/>
        </w:rPr>
        <w:t>Procedia Comput. Sci.</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157</w:t>
      </w:r>
      <w:r w:rsidRPr="00EA6C1B">
        <w:rPr>
          <w:rFonts w:ascii="Times New Roman" w:hAnsi="Times New Roman" w:cs="Times New Roman"/>
          <w:noProof/>
          <w:sz w:val="20"/>
          <w:szCs w:val="24"/>
        </w:rPr>
        <w:t xml:space="preserve"> (2019) 46–54. doi:https://doi.org/10.1016/j.procs.2019.08.140.</w:t>
      </w:r>
    </w:p>
    <w:p w14:paraId="50F5F720"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[19]</w:t>
      </w:r>
      <w:r w:rsidRPr="00EA6C1B">
        <w:rPr>
          <w:rFonts w:ascii="Times New Roman" w:hAnsi="Times New Roman" w:cs="Times New Roman"/>
          <w:noProof/>
          <w:sz w:val="20"/>
          <w:szCs w:val="24"/>
        </w:rPr>
        <w:tab/>
        <w:t xml:space="preserve">A.H. Gandomi, X.-S. Yang, S. Talatahari, and A.H. Alavi, Metaheuristic algorithms in modeling and optimization, </w:t>
      </w:r>
      <w:r w:rsidRPr="00EA6C1B">
        <w:rPr>
          <w:rFonts w:ascii="Times New Roman" w:hAnsi="Times New Roman" w:cs="Times New Roman"/>
          <w:i/>
          <w:iCs/>
          <w:noProof/>
          <w:sz w:val="20"/>
          <w:szCs w:val="24"/>
        </w:rPr>
        <w:t>Metaheuristic Appl. Struct. Infrastructures</w:t>
      </w:r>
      <w:r w:rsidRPr="00EA6C1B">
        <w:rPr>
          <w:rFonts w:ascii="Times New Roman" w:hAnsi="Times New Roman" w:cs="Times New Roman"/>
          <w:noProof/>
          <w:sz w:val="20"/>
          <w:szCs w:val="24"/>
        </w:rPr>
        <w:t>. (2013) 1–24.</w:t>
      </w:r>
    </w:p>
    <w:p w14:paraId="071667E3"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[20]</w:t>
      </w:r>
      <w:r w:rsidRPr="00EA6C1B">
        <w:rPr>
          <w:rFonts w:ascii="Times New Roman" w:hAnsi="Times New Roman" w:cs="Times New Roman"/>
          <w:noProof/>
          <w:sz w:val="20"/>
          <w:szCs w:val="24"/>
        </w:rPr>
        <w:tab/>
        <w:t xml:space="preserve">A. Almomani, M. Alweshah, and S. Al, Metaheuristic algorithms-based feature selection approach for intrusion detection, </w:t>
      </w:r>
      <w:r w:rsidRPr="00EA6C1B">
        <w:rPr>
          <w:rFonts w:ascii="Times New Roman" w:hAnsi="Times New Roman" w:cs="Times New Roman"/>
          <w:i/>
          <w:iCs/>
          <w:noProof/>
          <w:sz w:val="20"/>
          <w:szCs w:val="24"/>
        </w:rPr>
        <w:t>Mach. Learn. Comput. Cyber Secur. Princ. Algorithms, Pract.</w:t>
      </w:r>
      <w:r w:rsidRPr="00EA6C1B">
        <w:rPr>
          <w:rFonts w:ascii="Times New Roman" w:hAnsi="Times New Roman" w:cs="Times New Roman"/>
          <w:noProof/>
          <w:sz w:val="20"/>
          <w:szCs w:val="24"/>
        </w:rPr>
        <w:t xml:space="preserve"> (2019).</w:t>
      </w:r>
    </w:p>
    <w:p w14:paraId="019C1A1A"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[21]</w:t>
      </w:r>
      <w:r w:rsidRPr="00EA6C1B">
        <w:rPr>
          <w:rFonts w:ascii="Times New Roman" w:hAnsi="Times New Roman" w:cs="Times New Roman"/>
          <w:noProof/>
          <w:sz w:val="20"/>
          <w:szCs w:val="24"/>
        </w:rPr>
        <w:tab/>
        <w:t xml:space="preserve">A.S. Eesa, A.M.A. Brifcani, and Z. Orman, Cuttlefish algorithm-a novel bio-inspired optimization algorithm, </w:t>
      </w:r>
      <w:r w:rsidRPr="00EA6C1B">
        <w:rPr>
          <w:rFonts w:ascii="Times New Roman" w:hAnsi="Times New Roman" w:cs="Times New Roman"/>
          <w:i/>
          <w:iCs/>
          <w:noProof/>
          <w:sz w:val="20"/>
          <w:szCs w:val="24"/>
        </w:rPr>
        <w:t>Int. J. Sci. \&amp; Eng. Res.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w:t>
      </w:r>
      <w:r w:rsidRPr="00EA6C1B">
        <w:rPr>
          <w:rFonts w:ascii="Times New Roman" w:hAnsi="Times New Roman" w:cs="Times New Roman"/>
          <w:noProof/>
          <w:sz w:val="20"/>
          <w:szCs w:val="24"/>
        </w:rPr>
        <w:t xml:space="preserve"> (2013) 1978–1986.</w:t>
      </w:r>
    </w:p>
    <w:p w14:paraId="5CA2187B"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[22]</w:t>
      </w:r>
      <w:r w:rsidRPr="00EA6C1B">
        <w:rPr>
          <w:rFonts w:ascii="Times New Roman" w:hAnsi="Times New Roman" w:cs="Times New Roman"/>
          <w:noProof/>
          <w:sz w:val="20"/>
          <w:szCs w:val="24"/>
        </w:rPr>
        <w:tab/>
        <w:t xml:space="preserve">A.S. Eesa, A.M.A. Brifcani, and Z. Orman, A new tool for global optimization problems-cuttlefish algorithm, </w:t>
      </w:r>
      <w:r w:rsidRPr="00EA6C1B">
        <w:rPr>
          <w:rFonts w:ascii="Times New Roman" w:hAnsi="Times New Roman" w:cs="Times New Roman"/>
          <w:i/>
          <w:iCs/>
          <w:noProof/>
          <w:sz w:val="20"/>
          <w:szCs w:val="24"/>
        </w:rPr>
        <w:t>Int. J. Math. Comput. Nat. Phys. Eng.</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8</w:t>
      </w:r>
      <w:r w:rsidRPr="00EA6C1B">
        <w:rPr>
          <w:rFonts w:ascii="Times New Roman" w:hAnsi="Times New Roman" w:cs="Times New Roman"/>
          <w:noProof/>
          <w:sz w:val="20"/>
          <w:szCs w:val="24"/>
        </w:rPr>
        <w:t xml:space="preserve"> (2014) 1208–1211.</w:t>
      </w:r>
    </w:p>
    <w:p w14:paraId="51921A00"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[23]</w:t>
      </w:r>
      <w:r w:rsidRPr="00EA6C1B">
        <w:rPr>
          <w:rFonts w:ascii="Times New Roman" w:hAnsi="Times New Roman" w:cs="Times New Roman"/>
          <w:noProof/>
          <w:sz w:val="20"/>
          <w:szCs w:val="24"/>
        </w:rPr>
        <w:tab/>
        <w:t>J.H. Holland, and others, Adaptation in natural and artificial systems: an introductory analysis with applications to biology, control, and artificial intelligence, MIT press, 1992.</w:t>
      </w:r>
    </w:p>
    <w:p w14:paraId="6CFC45D8" w14:textId="63E1461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[24]</w:t>
      </w:r>
      <w:r w:rsidRPr="00EA6C1B">
        <w:rPr>
          <w:rFonts w:ascii="Times New Roman" w:hAnsi="Times New Roman" w:cs="Times New Roman"/>
          <w:noProof/>
          <w:sz w:val="20"/>
          <w:szCs w:val="24"/>
        </w:rPr>
        <w:tab/>
        <w:t xml:space="preserve">A. Ben-David, Comparison of classification accuracy using </w:t>
      </w:r>
      <w:r w:rsidRPr="00716933">
        <w:rPr>
          <w:rFonts w:ascii="Times New Roman" w:hAnsi="Times New Roman" w:cs="Times New Roman"/>
          <w:noProof/>
          <w:sz w:val="20"/>
          <w:szCs w:val="24"/>
          <w:highlight w:val="yellow"/>
        </w:rPr>
        <w:t>Cohen</w:t>
      </w:r>
      <w:r w:rsidR="00716933" w:rsidRPr="00716933">
        <w:rPr>
          <w:rFonts w:ascii="Tahoma" w:hAnsi="Tahoma" w:cs="Tahoma"/>
          <w:noProof/>
          <w:sz w:val="20"/>
          <w:szCs w:val="24"/>
          <w:highlight w:val="yellow"/>
        </w:rPr>
        <w:t>'</w:t>
      </w:r>
      <w:r w:rsidRPr="00716933">
        <w:rPr>
          <w:rFonts w:ascii="Times New Roman" w:hAnsi="Times New Roman" w:cs="Times New Roman"/>
          <w:noProof/>
          <w:sz w:val="20"/>
          <w:szCs w:val="24"/>
          <w:highlight w:val="yellow"/>
        </w:rPr>
        <w:t>s</w:t>
      </w:r>
      <w:r w:rsidRPr="00EA6C1B">
        <w:rPr>
          <w:rFonts w:ascii="Times New Roman" w:hAnsi="Times New Roman" w:cs="Times New Roman"/>
          <w:noProof/>
          <w:sz w:val="20"/>
          <w:szCs w:val="24"/>
        </w:rPr>
        <w:t xml:space="preserve"> Weighted Kappa, </w:t>
      </w:r>
      <w:r w:rsidRPr="00EA6C1B">
        <w:rPr>
          <w:rFonts w:ascii="Times New Roman" w:hAnsi="Times New Roman" w:cs="Times New Roman"/>
          <w:i/>
          <w:iCs/>
          <w:noProof/>
          <w:sz w:val="20"/>
          <w:szCs w:val="24"/>
        </w:rPr>
        <w:t>Expert Syst. Appl.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34</w:t>
      </w:r>
      <w:r w:rsidRPr="00EA6C1B">
        <w:rPr>
          <w:rFonts w:ascii="Times New Roman" w:hAnsi="Times New Roman" w:cs="Times New Roman"/>
          <w:noProof/>
          <w:sz w:val="20"/>
          <w:szCs w:val="24"/>
        </w:rPr>
        <w:t xml:space="preserve"> (2008) 825–832.</w:t>
      </w:r>
    </w:p>
    <w:p w14:paraId="25105320" w14:textId="0490C78E"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[25]</w:t>
      </w:r>
      <w:r w:rsidRPr="00EA6C1B">
        <w:rPr>
          <w:rFonts w:ascii="Times New Roman" w:hAnsi="Times New Roman" w:cs="Times New Roman"/>
          <w:noProof/>
          <w:sz w:val="20"/>
          <w:szCs w:val="24"/>
        </w:rPr>
        <w:tab/>
        <w:t xml:space="preserve">S.M. Vieira, U. Kaymak, and J.M.C. Sousa, Cohen’s </w:t>
      </w:r>
      <w:r w:rsidR="00755176">
        <w:rPr>
          <w:rFonts w:ascii="Times New Roman" w:hAnsi="Times New Roman" w:cs="Times New Roman"/>
          <w:noProof/>
          <w:sz w:val="20"/>
          <w:szCs w:val="24"/>
        </w:rPr>
        <w:t>K</w:t>
      </w:r>
      <w:r w:rsidRPr="00EA6C1B">
        <w:rPr>
          <w:rFonts w:ascii="Times New Roman" w:hAnsi="Times New Roman" w:cs="Times New Roman"/>
          <w:noProof/>
          <w:sz w:val="20"/>
          <w:szCs w:val="24"/>
        </w:rPr>
        <w:t>appa coefficient as a performance measure for feature selection, in: Int. Conf. Fuzzy Syst., 2010: pp. 1–8.</w:t>
      </w:r>
    </w:p>
    <w:p w14:paraId="7E51BC93"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[26]</w:t>
      </w:r>
      <w:r w:rsidRPr="00EA6C1B">
        <w:rPr>
          <w:rFonts w:ascii="Times New Roman" w:hAnsi="Times New Roman" w:cs="Times New Roman"/>
          <w:noProof/>
          <w:sz w:val="20"/>
          <w:szCs w:val="24"/>
        </w:rPr>
        <w:tab/>
        <w:t xml:space="preserve">J.R. Landis, and G.G. Koch, The measurement of observer agreement for categorical data, </w:t>
      </w:r>
      <w:r w:rsidRPr="00EA6C1B">
        <w:rPr>
          <w:rFonts w:ascii="Times New Roman" w:hAnsi="Times New Roman" w:cs="Times New Roman"/>
          <w:i/>
          <w:iCs/>
          <w:noProof/>
          <w:sz w:val="20"/>
          <w:szCs w:val="24"/>
        </w:rPr>
        <w:t>Biometrics</w:t>
      </w:r>
      <w:r w:rsidRPr="00EA6C1B">
        <w:rPr>
          <w:rFonts w:ascii="Times New Roman" w:hAnsi="Times New Roman" w:cs="Times New Roman"/>
          <w:noProof/>
          <w:sz w:val="20"/>
          <w:szCs w:val="24"/>
        </w:rPr>
        <w:t>. (1977) 159–174.</w:t>
      </w:r>
    </w:p>
    <w:p w14:paraId="20BC5E5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lastRenderedPageBreak/>
        <w:t>[27]</w:t>
      </w:r>
      <w:r w:rsidRPr="00EA6C1B">
        <w:rPr>
          <w:rFonts w:ascii="Times New Roman" w:hAnsi="Times New Roman" w:cs="Times New Roman"/>
          <w:noProof/>
          <w:sz w:val="20"/>
          <w:szCs w:val="24"/>
        </w:rPr>
        <w:tab/>
        <w:t xml:space="preserve">B.A. Mahafzah, Performance evaluation of parallel multithreaded A* heuristic search algorithm, </w:t>
      </w:r>
      <w:r w:rsidRPr="00EA6C1B">
        <w:rPr>
          <w:rFonts w:ascii="Times New Roman" w:hAnsi="Times New Roman" w:cs="Times New Roman"/>
          <w:i/>
          <w:iCs/>
          <w:noProof/>
          <w:sz w:val="20"/>
          <w:szCs w:val="24"/>
        </w:rPr>
        <w:t>J. Inf. Sci.</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40</w:t>
      </w:r>
      <w:r w:rsidRPr="00EA6C1B">
        <w:rPr>
          <w:rFonts w:ascii="Times New Roman" w:hAnsi="Times New Roman" w:cs="Times New Roman"/>
          <w:noProof/>
          <w:sz w:val="20"/>
          <w:szCs w:val="24"/>
        </w:rPr>
        <w:t xml:space="preserve"> (2014) 363–375.</w:t>
      </w:r>
    </w:p>
    <w:p w14:paraId="757B40A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[28]</w:t>
      </w:r>
      <w:r w:rsidRPr="00EA6C1B">
        <w:rPr>
          <w:rFonts w:ascii="Times New Roman" w:hAnsi="Times New Roman" w:cs="Times New Roman"/>
          <w:noProof/>
          <w:sz w:val="20"/>
          <w:szCs w:val="24"/>
        </w:rPr>
        <w:tab/>
        <w:t xml:space="preserve">B.A. Mahafzah, Parallel multithreaded IDA* heuristic search: algorithm design and performance evaluation, </w:t>
      </w:r>
      <w:r w:rsidRPr="00EA6C1B">
        <w:rPr>
          <w:rFonts w:ascii="Times New Roman" w:hAnsi="Times New Roman" w:cs="Times New Roman"/>
          <w:i/>
          <w:iCs/>
          <w:noProof/>
          <w:sz w:val="20"/>
          <w:szCs w:val="24"/>
        </w:rPr>
        <w:t>Int. J. Parallel, Emergent Distrib. Syst.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26</w:t>
      </w:r>
      <w:r w:rsidRPr="00EA6C1B">
        <w:rPr>
          <w:rFonts w:ascii="Times New Roman" w:hAnsi="Times New Roman" w:cs="Times New Roman"/>
          <w:noProof/>
          <w:sz w:val="20"/>
          <w:szCs w:val="24"/>
        </w:rPr>
        <w:t xml:space="preserve"> (2011) 61–82.</w:t>
      </w:r>
    </w:p>
    <w:p w14:paraId="146B86AF"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[29]</w:t>
      </w:r>
      <w:r w:rsidRPr="00EA6C1B">
        <w:rPr>
          <w:rFonts w:ascii="Times New Roman" w:hAnsi="Times New Roman" w:cs="Times New Roman"/>
          <w:noProof/>
          <w:sz w:val="20"/>
          <w:szCs w:val="24"/>
        </w:rPr>
        <w:tab/>
        <w:t xml:space="preserve">A. Al-Adwan, A. Sharieh, and B.A. Mahafzah, Parallel heuristic local search algorithm on OTIS hyper hexa-cell and OTIS mesh of trees optoelectronic architectures, </w:t>
      </w:r>
      <w:r w:rsidRPr="00EA6C1B">
        <w:rPr>
          <w:rFonts w:ascii="Times New Roman" w:hAnsi="Times New Roman" w:cs="Times New Roman"/>
          <w:i/>
          <w:iCs/>
          <w:noProof/>
          <w:sz w:val="20"/>
          <w:szCs w:val="24"/>
        </w:rPr>
        <w:t>Appl. Intell.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49</w:t>
      </w:r>
      <w:r w:rsidRPr="00EA6C1B">
        <w:rPr>
          <w:rFonts w:ascii="Times New Roman" w:hAnsi="Times New Roman" w:cs="Times New Roman"/>
          <w:noProof/>
          <w:sz w:val="20"/>
          <w:szCs w:val="24"/>
        </w:rPr>
        <w:t xml:space="preserve"> (2019) 661–688.</w:t>
      </w:r>
    </w:p>
    <w:p w14:paraId="7C1A968D"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[30]</w:t>
      </w:r>
      <w:r w:rsidRPr="00EA6C1B">
        <w:rPr>
          <w:rFonts w:ascii="Times New Roman" w:hAnsi="Times New Roman" w:cs="Times New Roman"/>
          <w:noProof/>
          <w:sz w:val="20"/>
          <w:szCs w:val="24"/>
        </w:rPr>
        <w:tab/>
        <w:t xml:space="preserve">A. Al-Adwan, B.A. Mahafzah, and A. Sharieh, Solving traveling salesman problem using parallel repetitive nearest neighbor algorithm on OTIS-Hypercube and OTIS-Mesh optoelectronic architectures, </w:t>
      </w:r>
      <w:r w:rsidRPr="00EA6C1B">
        <w:rPr>
          <w:rFonts w:ascii="Times New Roman" w:hAnsi="Times New Roman" w:cs="Times New Roman"/>
          <w:i/>
          <w:iCs/>
          <w:noProof/>
          <w:sz w:val="20"/>
          <w:szCs w:val="24"/>
        </w:rPr>
        <w:t>J. Supercomput.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74</w:t>
      </w:r>
      <w:r w:rsidRPr="00EA6C1B">
        <w:rPr>
          <w:rFonts w:ascii="Times New Roman" w:hAnsi="Times New Roman" w:cs="Times New Roman"/>
          <w:noProof/>
          <w:sz w:val="20"/>
          <w:szCs w:val="24"/>
        </w:rPr>
        <w:t xml:space="preserve"> (2018) 1–36.</w:t>
      </w:r>
    </w:p>
    <w:p w14:paraId="230E9B28"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[31]</w:t>
      </w:r>
      <w:r w:rsidRPr="00EA6C1B">
        <w:rPr>
          <w:rFonts w:ascii="Times New Roman" w:hAnsi="Times New Roman" w:cs="Times New Roman"/>
          <w:noProof/>
          <w:sz w:val="20"/>
          <w:szCs w:val="24"/>
        </w:rPr>
        <w:tab/>
        <w:t xml:space="preserve">B.A. Mahafzah, M. Alshraideh, and others, Hybrid harmony search algorithm for social network contact tracing of COVID-19, </w:t>
      </w:r>
      <w:r w:rsidRPr="00EA6C1B">
        <w:rPr>
          <w:rFonts w:ascii="Times New Roman" w:hAnsi="Times New Roman" w:cs="Times New Roman"/>
          <w:i/>
          <w:iCs/>
          <w:noProof/>
          <w:sz w:val="20"/>
          <w:szCs w:val="24"/>
        </w:rPr>
        <w:t>Soft Comput.</w:t>
      </w:r>
      <w:r w:rsidRPr="00EA6C1B">
        <w:rPr>
          <w:rFonts w:ascii="Times New Roman" w:hAnsi="Times New Roman" w:cs="Times New Roman"/>
          <w:noProof/>
          <w:sz w:val="20"/>
          <w:szCs w:val="24"/>
        </w:rPr>
        <w:t xml:space="preserve"> (2021) 1–23.</w:t>
      </w:r>
    </w:p>
    <w:p w14:paraId="026311CC"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[32]</w:t>
      </w:r>
      <w:r w:rsidRPr="00EA6C1B">
        <w:rPr>
          <w:rFonts w:ascii="Times New Roman" w:hAnsi="Times New Roman" w:cs="Times New Roman"/>
          <w:noProof/>
          <w:sz w:val="20"/>
          <w:szCs w:val="24"/>
        </w:rPr>
        <w:tab/>
        <w:t xml:space="preserve">B.A. Mahafzah, R. Jabri, and O. Murad, Multithreaded scheduling for program segments based on chemical reaction optimizer, </w:t>
      </w:r>
      <w:r w:rsidRPr="00EA6C1B">
        <w:rPr>
          <w:rFonts w:ascii="Times New Roman" w:hAnsi="Times New Roman" w:cs="Times New Roman"/>
          <w:i/>
          <w:iCs/>
          <w:noProof/>
          <w:sz w:val="20"/>
          <w:szCs w:val="24"/>
        </w:rPr>
        <w:t>Soft Comput.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25</w:t>
      </w:r>
      <w:r w:rsidRPr="00EA6C1B">
        <w:rPr>
          <w:rFonts w:ascii="Times New Roman" w:hAnsi="Times New Roman" w:cs="Times New Roman"/>
          <w:noProof/>
          <w:sz w:val="20"/>
          <w:szCs w:val="24"/>
        </w:rPr>
        <w:t xml:space="preserve"> (2021) 2741–2766.</w:t>
      </w:r>
    </w:p>
    <w:p w14:paraId="2DAE5E6E"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[33]</w:t>
      </w:r>
      <w:r w:rsidRPr="00EA6C1B">
        <w:rPr>
          <w:rFonts w:ascii="Times New Roman" w:hAnsi="Times New Roman" w:cs="Times New Roman"/>
          <w:noProof/>
          <w:sz w:val="20"/>
          <w:szCs w:val="24"/>
        </w:rPr>
        <w:tab/>
        <w:t xml:space="preserve">A. Al-Shaikh, B.A. Mahafzah, and M. Alshraideh, Metaheuristic approach using grey wolf optimizer for finding strongly connected components in digraphs, </w:t>
      </w:r>
      <w:r w:rsidRPr="00EA6C1B">
        <w:rPr>
          <w:rFonts w:ascii="Times New Roman" w:hAnsi="Times New Roman" w:cs="Times New Roman"/>
          <w:i/>
          <w:iCs/>
          <w:noProof/>
          <w:sz w:val="20"/>
          <w:szCs w:val="24"/>
        </w:rPr>
        <w:t>J Theor Appl Inf Technol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97</w:t>
      </w:r>
      <w:r w:rsidRPr="00EA6C1B">
        <w:rPr>
          <w:rFonts w:ascii="Times New Roman" w:hAnsi="Times New Roman" w:cs="Times New Roman"/>
          <w:noProof/>
          <w:sz w:val="20"/>
          <w:szCs w:val="24"/>
        </w:rPr>
        <w:t xml:space="preserve"> (2019) 4439–4452.</w:t>
      </w:r>
    </w:p>
    <w:p w14:paraId="156978F5"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rPr>
      </w:pPr>
      <w:r w:rsidRPr="00EA6C1B">
        <w:rPr>
          <w:rFonts w:ascii="Times New Roman" w:hAnsi="Times New Roman" w:cs="Times New Roman"/>
          <w:noProof/>
          <w:sz w:val="20"/>
          <w:szCs w:val="24"/>
        </w:rPr>
        <w:t>[34]</w:t>
      </w:r>
      <w:r w:rsidRPr="00EA6C1B">
        <w:rPr>
          <w:rFonts w:ascii="Times New Roman" w:hAnsi="Times New Roman" w:cs="Times New Roman"/>
          <w:noProof/>
          <w:sz w:val="20"/>
          <w:szCs w:val="24"/>
        </w:rPr>
        <w:tab/>
        <w:t xml:space="preserve">H. Khattab, A. Sharieh, and B.A. Mahafzah, Most valuable player algorithm for solving minimum vertex cover problem, </w:t>
      </w:r>
      <w:r w:rsidRPr="00EA6C1B">
        <w:rPr>
          <w:rFonts w:ascii="Times New Roman" w:hAnsi="Times New Roman" w:cs="Times New Roman"/>
          <w:i/>
          <w:iCs/>
          <w:noProof/>
          <w:sz w:val="20"/>
          <w:szCs w:val="24"/>
        </w:rPr>
        <w:t>Int J Adv Comput Sci Appl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10</w:t>
      </w:r>
      <w:r w:rsidRPr="00EA6C1B">
        <w:rPr>
          <w:rFonts w:ascii="Times New Roman" w:hAnsi="Times New Roman" w:cs="Times New Roman"/>
          <w:noProof/>
          <w:sz w:val="20"/>
          <w:szCs w:val="24"/>
        </w:rPr>
        <w:t xml:space="preserve"> (2019) 159–167.</w:t>
      </w:r>
    </w:p>
    <w:p w14:paraId="5AEEC262" w14:textId="76A0E1DD" w:rsidR="00767C26" w:rsidRPr="00EA6C1B" w:rsidRDefault="00767C26" w:rsidP="00067F1F">
      <w:pPr>
        <w:shd w:val="clear" w:color="auto" w:fill="FFFFFF" w:themeFill="background1"/>
        <w:jc w:val="both"/>
        <w:rPr>
          <w:rFonts w:asciiTheme="majorBidi" w:hAnsiTheme="majorBidi" w:cstheme="majorBidi"/>
          <w:b/>
          <w:bCs/>
          <w:sz w:val="20"/>
          <w:szCs w:val="20"/>
        </w:rPr>
      </w:pPr>
      <w:r w:rsidRPr="00EA6C1B">
        <w:rPr>
          <w:rFonts w:asciiTheme="majorBidi" w:hAnsiTheme="majorBidi" w:cstheme="majorBidi"/>
          <w:b/>
          <w:bCs/>
          <w:sz w:val="20"/>
          <w:szCs w:val="20"/>
        </w:rPr>
        <w:fldChar w:fldCharType="end"/>
      </w:r>
    </w:p>
    <w:sectPr w:rsidR="00767C26" w:rsidRPr="00EA6C1B" w:rsidSect="00A70895">
      <w:footerReference w:type="default" r:id="rId22"/>
      <w:pgSz w:w="12240" w:h="15840"/>
      <w:pgMar w:top="1440" w:right="1440" w:bottom="1440" w:left="1440" w:header="0" w:footer="0" w:gutter="0"/>
      <w:pgNumType w:start="1"/>
      <w:cols w:space="0" w:equalWidth="0">
        <w:col w:w="9360"/>
      </w:cols>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sel Mahafzah" w:date="2022-04-11T17:29:00Z" w:initials="BM">
    <w:p w14:paraId="659F32D7" w14:textId="4033EA53" w:rsidR="00B57F8A" w:rsidRDefault="00B57F8A">
      <w:pPr>
        <w:pStyle w:val="CommentText"/>
      </w:pPr>
      <w:r>
        <w:rPr>
          <w:rStyle w:val="CommentReference"/>
        </w:rPr>
        <w:annotationRef/>
      </w:r>
      <w:r>
        <w:t>Tables numbers must appear in text sequentially from 1 to … So, This Table must be number 1. Please reorder Tables numbers accordingly.</w:t>
      </w:r>
    </w:p>
  </w:comment>
  <w:comment w:id="1" w:author="Basel Mahafzah" w:date="2022-04-11T19:20:00Z" w:initials="BM">
    <w:p w14:paraId="1F3F336D" w14:textId="7C6D31BD" w:rsidR="00B57F8A" w:rsidRDefault="00B57F8A">
      <w:pPr>
        <w:pStyle w:val="CommentText"/>
      </w:pPr>
      <w:r>
        <w:rPr>
          <w:rStyle w:val="CommentReference"/>
        </w:rPr>
        <w:annotationRef/>
      </w:r>
      <w:r>
        <w:t>Did you get these values from references? If so, please add one column in Table 7 as last column to indicate the reference number. If not, then if you got them by experiments then mention so after this green text.</w:t>
      </w:r>
    </w:p>
  </w:comment>
  <w:comment w:id="4" w:author="Basel Mahafzah" w:date="2022-04-11T19:24:00Z" w:initials="BM">
    <w:p w14:paraId="491A513A" w14:textId="3DC7DE48" w:rsidR="00B57F8A" w:rsidRDefault="00B57F8A">
      <w:pPr>
        <w:pStyle w:val="CommentText"/>
      </w:pPr>
      <w:r>
        <w:rPr>
          <w:rStyle w:val="CommentReference"/>
        </w:rPr>
        <w:annotationRef/>
      </w:r>
      <w:r>
        <w:t>Mention the reasons regarding algorithmic point of view.</w:t>
      </w:r>
    </w:p>
  </w:comment>
  <w:comment w:id="5" w:author="omen" w:date="2022-04-12T18:18:00Z" w:initials="o">
    <w:p w14:paraId="256E7E6C" w14:textId="34D72342" w:rsidR="00B57F8A" w:rsidRDefault="00B57F8A">
      <w:pPr>
        <w:pStyle w:val="CommentText"/>
      </w:pPr>
      <w:r>
        <w:rPr>
          <w:rStyle w:val="CommentReference"/>
        </w:rPr>
        <w:annotationRef/>
      </w:r>
      <w:r>
        <w:t>B</w:t>
      </w:r>
      <w:r w:rsidRPr="00CB46D2">
        <w:t>ecause the operations in the GA algorithm depend on the possibility to select the best features but in the cuttlefish algorithm using the special equation as we mention before the reflection and visibility.</w:t>
      </w:r>
    </w:p>
  </w:comment>
  <w:comment w:id="6" w:author="Basel Mahafzah" w:date="2022-04-11T19:26:00Z" w:initials="BM">
    <w:p w14:paraId="4A6810C8" w14:textId="44923C11" w:rsidR="00B57F8A" w:rsidRDefault="00B57F8A">
      <w:pPr>
        <w:pStyle w:val="CommentText"/>
      </w:pPr>
      <w:r>
        <w:rPr>
          <w:rStyle w:val="CommentReference"/>
        </w:rPr>
        <w:annotationRef/>
      </w:r>
      <w:r>
        <w:t>Explain why? In regards to algorithmic point of view.</w:t>
      </w:r>
    </w:p>
  </w:comment>
  <w:comment w:id="7" w:author="omen" w:date="2022-04-12T18:30:00Z" w:initials="o">
    <w:p w14:paraId="048DB80E" w14:textId="03AF54C2" w:rsidR="00B57F8A" w:rsidRDefault="00B57F8A" w:rsidP="00B57F8A">
      <w:pPr>
        <w:pStyle w:val="CommentText"/>
      </w:pPr>
      <w:r>
        <w:rPr>
          <w:rStyle w:val="CommentReference"/>
        </w:rPr>
        <w:annotationRef/>
      </w:r>
      <w:r>
        <w:t xml:space="preserve">Mention in the last paragraph </w:t>
      </w:r>
    </w:p>
  </w:comment>
  <w:comment w:id="8" w:author="Basel Mahafzah" w:date="2022-04-11T19:30:00Z" w:initials="BM">
    <w:p w14:paraId="1BA35CA1" w14:textId="0813D1C3" w:rsidR="00B57F8A" w:rsidRDefault="00B57F8A">
      <w:pPr>
        <w:pStyle w:val="CommentText"/>
      </w:pPr>
      <w:r>
        <w:rPr>
          <w:rStyle w:val="CommentReference"/>
        </w:rPr>
        <w:annotationRef/>
      </w:r>
      <w:r>
        <w:t>Explain why?</w:t>
      </w:r>
    </w:p>
  </w:comment>
  <w:comment w:id="9" w:author="omen" w:date="2022-04-12T18:30:00Z" w:initials="o">
    <w:p w14:paraId="521436ED" w14:textId="0F215DDE" w:rsidR="00B57F8A" w:rsidRDefault="00B57F8A" w:rsidP="00B57F8A">
      <w:pPr>
        <w:pStyle w:val="CommentText"/>
      </w:pPr>
      <w:r>
        <w:rPr>
          <w:rStyle w:val="CommentReference"/>
        </w:rPr>
        <w:annotationRef/>
      </w:r>
      <w:r w:rsidRPr="00B57F8A">
        <w:t>HFD dataset has large number of instance so by that the model (classifier ) trained in many instance .</w:t>
      </w:r>
    </w:p>
  </w:comment>
  <w:comment w:id="10" w:author="Basel Mahafzah" w:date="2022-04-11T19:30:00Z" w:initials="BM">
    <w:p w14:paraId="0B55ABF0" w14:textId="45EDBDB2" w:rsidR="00B57F8A" w:rsidRDefault="00B57F8A">
      <w:pPr>
        <w:pStyle w:val="CommentText"/>
      </w:pPr>
      <w:r>
        <w:rPr>
          <w:rStyle w:val="CommentReference"/>
        </w:rPr>
        <w:annotationRef/>
      </w:r>
      <w:r>
        <w:t>Explain why?</w:t>
      </w:r>
    </w:p>
  </w:comment>
  <w:comment w:id="11" w:author="omen" w:date="2022-04-12T18:32:00Z" w:initials="o">
    <w:p w14:paraId="53BD8632" w14:textId="5A8766D4" w:rsidR="00B57F8A" w:rsidRPr="00B57F8A" w:rsidRDefault="00B57F8A" w:rsidP="00B57F8A">
      <w:pPr>
        <w:pStyle w:val="CommentText"/>
      </w:pPr>
      <w:r>
        <w:rPr>
          <w:rStyle w:val="CommentReference"/>
        </w:rPr>
        <w:annotationRef/>
      </w:r>
      <w:r w:rsidRPr="00B57F8A">
        <w:t>the results are shown by the experiment. there is no specific explanation.</w:t>
      </w:r>
    </w:p>
  </w:comment>
  <w:comment w:id="12" w:author="Basel Mahafzah" w:date="2022-04-11T19:31:00Z" w:initials="BM">
    <w:p w14:paraId="52734294" w14:textId="71DA884F" w:rsidR="00B57F8A" w:rsidRDefault="00B57F8A">
      <w:pPr>
        <w:pStyle w:val="CommentText"/>
      </w:pPr>
      <w:r>
        <w:rPr>
          <w:rStyle w:val="CommentReference"/>
        </w:rPr>
        <w:annotationRef/>
      </w:r>
      <w:r>
        <w:t>Explain why?</w:t>
      </w:r>
    </w:p>
  </w:comment>
  <w:comment w:id="13" w:author="omen" w:date="2022-04-12T18:36:00Z" w:initials="o">
    <w:p w14:paraId="70B9CE7D" w14:textId="30B5D218" w:rsidR="00B57F8A" w:rsidRDefault="00B57F8A" w:rsidP="008F1DF8">
      <w:pPr>
        <w:pStyle w:val="CommentText"/>
      </w:pPr>
      <w:r>
        <w:rPr>
          <w:rStyle w:val="CommentReference"/>
        </w:rPr>
        <w:annotationRef/>
      </w:r>
      <w:r>
        <w:rPr>
          <w:rStyle w:val="CommentReference"/>
        </w:rPr>
        <w:annotationRef/>
      </w:r>
      <w:r>
        <w:t xml:space="preserve"> </w:t>
      </w:r>
      <w:r w:rsidR="008F1DF8" w:rsidRPr="008F1DF8">
        <w:rPr>
          <w:rFonts w:asciiTheme="majorBidi" w:hAnsiTheme="majorBidi" w:cstheme="majorBidi"/>
          <w:lang w:bidi="ar-JO"/>
        </w:rPr>
        <w:t>because the features selected by CFA are much better than GA.</w:t>
      </w:r>
    </w:p>
  </w:comment>
  <w:comment w:id="15" w:author="Basel Mahafzah" w:date="2022-04-11T19:32:00Z" w:initials="BM">
    <w:p w14:paraId="2F8911A2" w14:textId="35A92296" w:rsidR="00B57F8A" w:rsidRDefault="00B57F8A">
      <w:pPr>
        <w:pStyle w:val="CommentText"/>
      </w:pPr>
      <w:r>
        <w:rPr>
          <w:rStyle w:val="CommentReference"/>
        </w:rPr>
        <w:annotationRef/>
      </w:r>
      <w:r>
        <w:t>What do you mean by corrected test set? You need to explain it in text.</w:t>
      </w:r>
    </w:p>
  </w:comment>
  <w:comment w:id="16" w:author="omen" w:date="2022-04-12T18:45:00Z" w:initials="o">
    <w:p w14:paraId="73849773" w14:textId="01D115F9" w:rsidR="00B57F8A" w:rsidRDefault="00B57F8A">
      <w:pPr>
        <w:pStyle w:val="CommentText"/>
      </w:pPr>
      <w:r>
        <w:rPr>
          <w:rStyle w:val="CommentReference"/>
        </w:rPr>
        <w:annotationRef/>
      </w:r>
      <w:r>
        <w:t xml:space="preserve">Dr Marawan </w:t>
      </w:r>
    </w:p>
  </w:comment>
  <w:comment w:id="19" w:author="Basel Mahafzah" w:date="2022-04-11T19:35:00Z" w:initials="BM">
    <w:p w14:paraId="4BBC48F5" w14:textId="5B47E45F" w:rsidR="00B57F8A" w:rsidRDefault="00B57F8A">
      <w:pPr>
        <w:pStyle w:val="CommentText"/>
      </w:pPr>
      <w:r>
        <w:rPr>
          <w:rStyle w:val="CommentReference"/>
        </w:rPr>
        <w:annotationRef/>
      </w:r>
      <w:r>
        <w:t>Explain why?</w:t>
      </w:r>
    </w:p>
  </w:comment>
  <w:comment w:id="20" w:author="omen" w:date="2022-04-14T04:50:00Z" w:initials="o">
    <w:p w14:paraId="5F7B7BA2" w14:textId="43501776" w:rsidR="008F1DF8" w:rsidRDefault="008F1DF8">
      <w:pPr>
        <w:pStyle w:val="CommentText"/>
      </w:pPr>
      <w:r>
        <w:rPr>
          <w:rStyle w:val="CommentReference"/>
        </w:rPr>
        <w:annotationRef/>
      </w:r>
      <w:r w:rsidRPr="008F1DF8">
        <w:t>because the LR, SVM, and NB are based on linear probability theory and statistics.</w:t>
      </w:r>
    </w:p>
  </w:comment>
  <w:comment w:id="21" w:author="Basel Mahafzah" w:date="2022-04-11T19:36:00Z" w:initials="BM">
    <w:p w14:paraId="022A4439" w14:textId="390A6067" w:rsidR="00B57F8A" w:rsidRDefault="00B57F8A">
      <w:pPr>
        <w:pStyle w:val="CommentText"/>
      </w:pPr>
      <w:r>
        <w:rPr>
          <w:rStyle w:val="CommentReference"/>
        </w:rPr>
        <w:annotationRef/>
      </w:r>
      <w:r>
        <w:t>Explain why?</w:t>
      </w:r>
    </w:p>
  </w:comment>
  <w:comment w:id="22" w:author="omen" w:date="2022-04-14T04:51:00Z" w:initials="o">
    <w:p w14:paraId="50D44162" w14:textId="289C1E1E" w:rsidR="008F1DF8" w:rsidRDefault="008F1DF8">
      <w:pPr>
        <w:pStyle w:val="CommentText"/>
      </w:pPr>
      <w:r>
        <w:rPr>
          <w:rStyle w:val="CommentReference"/>
        </w:rPr>
        <w:annotationRef/>
      </w:r>
      <w:r w:rsidRPr="008F1DF8">
        <w:t>But the DT and RF depend on ensemble learning algorithms.</w:t>
      </w:r>
    </w:p>
  </w:comment>
  <w:comment w:id="23" w:author="Basel Mahafzah" w:date="2022-04-11T19:39:00Z" w:initials="BM">
    <w:p w14:paraId="345E01D5" w14:textId="0A368070" w:rsidR="00B57F8A" w:rsidRDefault="00B57F8A">
      <w:pPr>
        <w:pStyle w:val="CommentText"/>
      </w:pPr>
      <w:r>
        <w:rPr>
          <w:rStyle w:val="CommentReference"/>
        </w:rPr>
        <w:annotationRef/>
      </w:r>
      <w:r>
        <w:t>Explain why?</w:t>
      </w:r>
    </w:p>
  </w:comment>
  <w:comment w:id="24" w:author="omen" w:date="2022-04-14T04:51:00Z" w:initials="o">
    <w:p w14:paraId="3A3B3924" w14:textId="0777033F" w:rsidR="008F1DF8" w:rsidRDefault="008F1DF8" w:rsidP="008F1DF8">
      <w:pPr>
        <w:pStyle w:val="CommentText"/>
      </w:pPr>
      <w:r>
        <w:rPr>
          <w:rStyle w:val="CommentReference"/>
        </w:rPr>
        <w:annotationRef/>
      </w:r>
      <w:r>
        <w:t>Mention in the fourth comment.</w:t>
      </w:r>
    </w:p>
    <w:p w14:paraId="3C202743" w14:textId="77777777" w:rsidR="006113F2" w:rsidRDefault="006113F2" w:rsidP="006113F2">
      <w:pPr>
        <w:shd w:val="clear" w:color="auto" w:fill="FFFFFF" w:themeFill="background1"/>
        <w:spacing w:after="0" w:line="360" w:lineRule="auto"/>
        <w:ind w:firstLine="720"/>
        <w:jc w:val="both"/>
        <w:outlineLvl w:val="0"/>
        <w:rPr>
          <w:rFonts w:asciiTheme="majorBidi" w:hAnsiTheme="majorBidi" w:cstheme="majorBidi"/>
        </w:rPr>
      </w:pPr>
      <w:r>
        <w:t>“</w:t>
      </w:r>
      <w:r w:rsidRPr="00EA6C1B">
        <w:rPr>
          <w:rFonts w:asciiTheme="majorBidi" w:hAnsiTheme="majorBidi" w:cstheme="majorBidi"/>
        </w:rPr>
        <w:t xml:space="preserve">This is because DT is a series of sequential decisions made to reach a specific result regarding the importance of features and the sequence of attributes to be checked is decided </w:t>
      </w:r>
      <w:r w:rsidRPr="00B10086">
        <w:rPr>
          <w:rFonts w:asciiTheme="majorBidi" w:hAnsiTheme="majorBidi" w:cstheme="majorBidi"/>
          <w:highlight w:val="yellow"/>
        </w:rPr>
        <w:t>based on</w:t>
      </w:r>
      <w:r w:rsidRPr="00EA6C1B">
        <w:rPr>
          <w:rFonts w:asciiTheme="majorBidi" w:hAnsiTheme="majorBidi" w:cstheme="majorBidi"/>
        </w:rPr>
        <w:t xml:space="preserve"> criteria like Gini Impurity Index or Information Gain. Whereas RF leverages the power of multiple decision trees for making decisions (i.e., </w:t>
      </w:r>
      <w:r w:rsidRPr="00B10086">
        <w:rPr>
          <w:rFonts w:asciiTheme="majorBidi" w:hAnsiTheme="majorBidi" w:cstheme="majorBidi"/>
          <w:highlight w:val="yellow"/>
        </w:rPr>
        <w:t>a</w:t>
      </w:r>
      <w:r>
        <w:rPr>
          <w:rFonts w:asciiTheme="majorBidi" w:hAnsiTheme="majorBidi" w:cstheme="majorBidi"/>
        </w:rPr>
        <w:t xml:space="preserve"> </w:t>
      </w:r>
      <w:r w:rsidRPr="00EA6C1B">
        <w:rPr>
          <w:rFonts w:asciiTheme="majorBidi" w:hAnsiTheme="majorBidi" w:cstheme="majorBidi"/>
        </w:rPr>
        <w:t xml:space="preserve">forest of trees). </w:t>
      </w:r>
    </w:p>
    <w:p w14:paraId="7BC43969" w14:textId="2F0F82A3" w:rsidR="006113F2" w:rsidRDefault="006113F2" w:rsidP="008F1DF8">
      <w:pPr>
        <w:pStyle w:val="CommentText"/>
      </w:pPr>
      <w:r>
        <w:t>”</w:t>
      </w:r>
    </w:p>
  </w:comment>
  <w:comment w:id="29" w:author="Basel Mahafzah" w:date="2022-04-11T18:16:00Z" w:initials="BM">
    <w:p w14:paraId="47EB1453" w14:textId="7F60B6D6" w:rsidR="00B57F8A" w:rsidRDefault="00B57F8A">
      <w:pPr>
        <w:pStyle w:val="CommentText"/>
      </w:pPr>
      <w:r>
        <w:rPr>
          <w:rStyle w:val="CommentReference"/>
        </w:rPr>
        <w:annotationRef/>
      </w:r>
      <w:r>
        <w:t>For feature classification or selection?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9F32D7" w15:done="0"/>
  <w15:commentEx w15:paraId="1F3F336D" w15:done="0"/>
  <w15:commentEx w15:paraId="491A513A" w15:done="0"/>
  <w15:commentEx w15:paraId="256E7E6C" w15:paraIdParent="491A513A" w15:done="0"/>
  <w15:commentEx w15:paraId="4A6810C8" w15:done="0"/>
  <w15:commentEx w15:paraId="048DB80E" w15:paraIdParent="4A6810C8" w15:done="0"/>
  <w15:commentEx w15:paraId="1BA35CA1" w15:done="0"/>
  <w15:commentEx w15:paraId="521436ED" w15:paraIdParent="1BA35CA1" w15:done="0"/>
  <w15:commentEx w15:paraId="0B55ABF0" w15:done="0"/>
  <w15:commentEx w15:paraId="53BD8632" w15:paraIdParent="0B55ABF0" w15:done="0"/>
  <w15:commentEx w15:paraId="52734294" w15:done="0"/>
  <w15:commentEx w15:paraId="70B9CE7D" w15:paraIdParent="52734294" w15:done="0"/>
  <w15:commentEx w15:paraId="2F8911A2" w15:done="0"/>
  <w15:commentEx w15:paraId="73849773" w15:paraIdParent="2F8911A2" w15:done="0"/>
  <w15:commentEx w15:paraId="4BBC48F5" w15:done="0"/>
  <w15:commentEx w15:paraId="5F7B7BA2" w15:paraIdParent="4BBC48F5" w15:done="0"/>
  <w15:commentEx w15:paraId="022A4439" w15:done="0"/>
  <w15:commentEx w15:paraId="50D44162" w15:paraIdParent="022A4439" w15:done="0"/>
  <w15:commentEx w15:paraId="345E01D5" w15:done="0"/>
  <w15:commentEx w15:paraId="7BC43969" w15:paraIdParent="345E01D5" w15:done="0"/>
  <w15:commentEx w15:paraId="47EB14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E3E1" w16cex:dateUtc="2022-04-11T14:29:00Z"/>
  <w16cex:commentExtensible w16cex:durableId="25FEFE11" w16cex:dateUtc="2022-04-11T16:20:00Z"/>
  <w16cex:commentExtensible w16cex:durableId="25FEFEE4" w16cex:dateUtc="2022-04-11T16:24:00Z"/>
  <w16cex:commentExtensible w16cex:durableId="25FEFF4B" w16cex:dateUtc="2022-04-11T16:26:00Z"/>
  <w16cex:commentExtensible w16cex:durableId="25FF0062" w16cex:dateUtc="2022-04-11T16:30:00Z"/>
  <w16cex:commentExtensible w16cex:durableId="25FF003F" w16cex:dateUtc="2022-04-11T16:30:00Z"/>
  <w16cex:commentExtensible w16cex:durableId="25FF00A4" w16cex:dateUtc="2022-04-11T16:31:00Z"/>
  <w16cex:commentExtensible w16cex:durableId="25FF00D8" w16cex:dateUtc="2022-04-11T16:32:00Z"/>
  <w16cex:commentExtensible w16cex:durableId="25FF0192" w16cex:dateUtc="2022-04-11T16:35:00Z"/>
  <w16cex:commentExtensible w16cex:durableId="25FF01AE" w16cex:dateUtc="2022-04-11T16:36:00Z"/>
  <w16cex:commentExtensible w16cex:durableId="25FF0278" w16cex:dateUtc="2022-04-11T16:39:00Z"/>
  <w16cex:commentExtensible w16cex:durableId="25FEEF00" w16cex:dateUtc="2022-04-11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9F32D7" w16cid:durableId="25FEE3E1"/>
  <w16cid:commentId w16cid:paraId="1F3F336D" w16cid:durableId="25FEFE11"/>
  <w16cid:commentId w16cid:paraId="491A513A" w16cid:durableId="25FEFEE4"/>
  <w16cid:commentId w16cid:paraId="4A6810C8" w16cid:durableId="25FEFF4B"/>
  <w16cid:commentId w16cid:paraId="1BA35CA1" w16cid:durableId="25FF0062"/>
  <w16cid:commentId w16cid:paraId="0B55ABF0" w16cid:durableId="25FF003F"/>
  <w16cid:commentId w16cid:paraId="52734294" w16cid:durableId="25FF00A4"/>
  <w16cid:commentId w16cid:paraId="2F8911A2" w16cid:durableId="25FF00D8"/>
  <w16cid:commentId w16cid:paraId="4BBC48F5" w16cid:durableId="25FF0192"/>
  <w16cid:commentId w16cid:paraId="022A4439" w16cid:durableId="25FF01AE"/>
  <w16cid:commentId w16cid:paraId="345E01D5" w16cid:durableId="25FF0278"/>
  <w16cid:commentId w16cid:paraId="47EB1453" w16cid:durableId="25FEEF0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85684" w14:textId="77777777" w:rsidR="004B7C6E" w:rsidRDefault="004B7C6E" w:rsidP="006A565D">
      <w:pPr>
        <w:spacing w:after="0" w:line="240" w:lineRule="auto"/>
      </w:pPr>
      <w:r>
        <w:separator/>
      </w:r>
    </w:p>
  </w:endnote>
  <w:endnote w:type="continuationSeparator" w:id="0">
    <w:p w14:paraId="3FBDA3F7" w14:textId="77777777" w:rsidR="004B7C6E" w:rsidRDefault="004B7C6E" w:rsidP="006A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700215"/>
      <w:docPartObj>
        <w:docPartGallery w:val="Page Numbers (Bottom of Page)"/>
        <w:docPartUnique/>
      </w:docPartObj>
    </w:sdtPr>
    <w:sdtEndPr>
      <w:rPr>
        <w:noProof/>
      </w:rPr>
    </w:sdtEndPr>
    <w:sdtContent>
      <w:p w14:paraId="5379A333" w14:textId="769D9F5B" w:rsidR="00B57F8A" w:rsidRDefault="00B57F8A">
        <w:pPr>
          <w:pStyle w:val="Footer"/>
          <w:jc w:val="right"/>
        </w:pPr>
        <w:r>
          <w:fldChar w:fldCharType="begin"/>
        </w:r>
        <w:r>
          <w:instrText xml:space="preserve"> PAGE   \* MERGEFORMAT </w:instrText>
        </w:r>
        <w:r>
          <w:fldChar w:fldCharType="separate"/>
        </w:r>
        <w:r w:rsidR="006113F2">
          <w:rPr>
            <w:noProof/>
          </w:rPr>
          <w:t>20</w:t>
        </w:r>
        <w:r>
          <w:rPr>
            <w:noProof/>
          </w:rPr>
          <w:fldChar w:fldCharType="end"/>
        </w:r>
      </w:p>
    </w:sdtContent>
  </w:sdt>
  <w:p w14:paraId="5389537E" w14:textId="77777777" w:rsidR="00B57F8A" w:rsidRDefault="00B57F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EBFBA" w14:textId="77777777" w:rsidR="004B7C6E" w:rsidRDefault="004B7C6E" w:rsidP="006A565D">
      <w:pPr>
        <w:spacing w:after="0" w:line="240" w:lineRule="auto"/>
      </w:pPr>
      <w:r>
        <w:separator/>
      </w:r>
    </w:p>
  </w:footnote>
  <w:footnote w:type="continuationSeparator" w:id="0">
    <w:p w14:paraId="2729B6B7" w14:textId="77777777" w:rsidR="004B7C6E" w:rsidRDefault="004B7C6E" w:rsidP="006A565D">
      <w:pPr>
        <w:spacing w:after="0" w:line="240" w:lineRule="auto"/>
      </w:pPr>
      <w:r>
        <w:continuationSeparator/>
      </w:r>
    </w:p>
  </w:footnote>
  <w:footnote w:id="1">
    <w:p w14:paraId="62090DBE" w14:textId="77777777" w:rsidR="00B57F8A" w:rsidRPr="00A86093" w:rsidRDefault="00B57F8A" w:rsidP="00654837">
      <w:pPr>
        <w:pStyle w:val="FootnoteText"/>
        <w:rPr>
          <w:rFonts w:asciiTheme="majorBidi" w:hAnsiTheme="majorBidi" w:cstheme="majorBidi"/>
        </w:rPr>
      </w:pPr>
      <w:r w:rsidRPr="00A86093">
        <w:rPr>
          <w:rStyle w:val="FootnoteReference"/>
          <w:rFonts w:asciiTheme="majorBidi" w:hAnsiTheme="majorBidi" w:cstheme="majorBidi"/>
        </w:rPr>
        <w:footnoteRef/>
      </w:r>
      <w:r w:rsidRPr="00A86093">
        <w:rPr>
          <w:rFonts w:asciiTheme="majorBidi" w:hAnsiTheme="majorBidi" w:cstheme="majorBidi"/>
        </w:rPr>
        <w:t xml:space="preserve"> https://www.who.int/news-room/fact-sheets/detail/diabetes</w:t>
      </w:r>
    </w:p>
  </w:footnote>
  <w:footnote w:id="2">
    <w:p w14:paraId="5F658EFD" w14:textId="6D2B53F1" w:rsidR="00B57F8A" w:rsidRPr="00A86093" w:rsidRDefault="00B57F8A">
      <w:pPr>
        <w:pStyle w:val="FootnoteText"/>
        <w:rPr>
          <w:rFonts w:asciiTheme="majorBidi" w:hAnsiTheme="majorBidi" w:cstheme="majorBidi"/>
        </w:rPr>
      </w:pPr>
      <w:r w:rsidRPr="00A86093">
        <w:rPr>
          <w:rStyle w:val="FootnoteReference"/>
          <w:rFonts w:asciiTheme="majorBidi" w:hAnsiTheme="majorBidi" w:cstheme="majorBidi"/>
        </w:rPr>
        <w:footnoteRef/>
      </w:r>
      <w:r w:rsidRPr="00A86093">
        <w:rPr>
          <w:rFonts w:asciiTheme="majorBidi" w:hAnsiTheme="majorBidi" w:cstheme="majorBidi"/>
        </w:rPr>
        <w:t xml:space="preserve"> https://idf.org/aboutdiabetes/what-is-diabetes/facts-figures.html</w:t>
      </w:r>
    </w:p>
  </w:footnote>
  <w:footnote w:id="3">
    <w:p w14:paraId="6C9A2E9B" w14:textId="77777777" w:rsidR="00B57F8A" w:rsidRDefault="00B57F8A" w:rsidP="00133748">
      <w:pPr>
        <w:pStyle w:val="FootnoteText"/>
      </w:pPr>
      <w:r w:rsidRPr="00A86093">
        <w:rPr>
          <w:rStyle w:val="FootnoteReference"/>
          <w:rFonts w:asciiTheme="majorBidi" w:hAnsiTheme="majorBidi" w:cstheme="majorBidi"/>
        </w:rPr>
        <w:footnoteRef/>
      </w:r>
      <w:r w:rsidRPr="00A86093">
        <w:rPr>
          <w:rFonts w:asciiTheme="majorBidi" w:hAnsiTheme="majorBidi" w:cstheme="majorBidi"/>
        </w:rPr>
        <w:t xml:space="preserve"> https://www.kaggle.com/uciml/pima-indians-diabetes-database</w:t>
      </w:r>
    </w:p>
  </w:footnote>
  <w:footnote w:id="4">
    <w:p w14:paraId="486C700B" w14:textId="77777777" w:rsidR="00B57F8A" w:rsidRDefault="00B57F8A" w:rsidP="00920F3A">
      <w:pPr>
        <w:pStyle w:val="FootnoteText"/>
      </w:pPr>
      <w:r w:rsidRPr="00CD0AAC">
        <w:rPr>
          <w:rStyle w:val="FootnoteReference"/>
        </w:rPr>
        <w:footnoteRef/>
      </w:r>
      <w:r>
        <w:t xml:space="preserve"> </w:t>
      </w:r>
      <w:r w:rsidRPr="00654A5E">
        <w:t>https://www.kaggle.com/uciml/pima-indians-diabetes-database</w:t>
      </w:r>
    </w:p>
  </w:footnote>
  <w:footnote w:id="5">
    <w:p w14:paraId="3E8500CF" w14:textId="52D22B72" w:rsidR="00B57F8A" w:rsidRDefault="00B57F8A" w:rsidP="00352188">
      <w:pPr>
        <w:pStyle w:val="FootnoteText"/>
      </w:pPr>
      <w:r w:rsidRPr="00CD0AAC">
        <w:rPr>
          <w:rStyle w:val="FootnoteReference"/>
        </w:rPr>
        <w:footnoteRef/>
      </w:r>
      <w:r>
        <w:t xml:space="preserve"> </w:t>
      </w:r>
      <w:r w:rsidRPr="00352188">
        <w:t>https://www.kaggle.com/johndasilva/diabetes/version/1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30F5"/>
    <w:multiLevelType w:val="hybridMultilevel"/>
    <w:tmpl w:val="A710B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546B"/>
    <w:multiLevelType w:val="hybridMultilevel"/>
    <w:tmpl w:val="8F8EC570"/>
    <w:lvl w:ilvl="0" w:tplc="1062C2CC">
      <w:start w:val="1"/>
      <w:numFmt w:val="decimal"/>
      <w:lvlText w:val="%1."/>
      <w:lvlJc w:val="left"/>
      <w:pPr>
        <w:ind w:left="1080" w:hanging="360"/>
      </w:pPr>
      <w:rPr>
        <w:rFonts w:asciiTheme="minorHAnsi" w:hAnsiTheme="minorHAnsi" w:cstheme="minorBid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A593442"/>
    <w:multiLevelType w:val="hybridMultilevel"/>
    <w:tmpl w:val="B0400554"/>
    <w:lvl w:ilvl="0" w:tplc="21E23C20">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27C95"/>
    <w:multiLevelType w:val="hybridMultilevel"/>
    <w:tmpl w:val="671888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134E5057"/>
    <w:multiLevelType w:val="hybridMultilevel"/>
    <w:tmpl w:val="8962F296"/>
    <w:lvl w:ilvl="0" w:tplc="1AE07C4A">
      <w:start w:val="1"/>
      <w:numFmt w:val="decimal"/>
      <w:lvlText w:val="%1."/>
      <w:lvlJc w:val="left"/>
      <w:pPr>
        <w:ind w:left="720" w:hanging="36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4E3BC8"/>
    <w:multiLevelType w:val="hybridMultilevel"/>
    <w:tmpl w:val="234C8058"/>
    <w:lvl w:ilvl="0" w:tplc="07FCA54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8D5D0A"/>
    <w:multiLevelType w:val="hybridMultilevel"/>
    <w:tmpl w:val="99FE0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923B6"/>
    <w:multiLevelType w:val="multilevel"/>
    <w:tmpl w:val="881AB580"/>
    <w:lvl w:ilvl="0">
      <w:start w:val="4"/>
      <w:numFmt w:val="decimal"/>
      <w:lvlText w:val="%1."/>
      <w:lvlJc w:val="left"/>
      <w:pPr>
        <w:ind w:left="698" w:hanging="698"/>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2CE34E9A"/>
    <w:multiLevelType w:val="hybridMultilevel"/>
    <w:tmpl w:val="BDE6C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2168D2"/>
    <w:multiLevelType w:val="hybridMultilevel"/>
    <w:tmpl w:val="52BA4198"/>
    <w:lvl w:ilvl="0" w:tplc="DBAE431E">
      <w:start w:val="1"/>
      <w:numFmt w:val="decimal"/>
      <w:lvlText w:val="%1."/>
      <w:lvlJc w:val="left"/>
      <w:pPr>
        <w:ind w:left="360" w:hanging="360"/>
      </w:pPr>
      <w:rPr>
        <w:b w:val="0"/>
        <w:bCs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E64DA2"/>
    <w:multiLevelType w:val="hybridMultilevel"/>
    <w:tmpl w:val="67E8A398"/>
    <w:lvl w:ilvl="0" w:tplc="9E5E1E22">
      <w:start w:val="1"/>
      <w:numFmt w:val="decimal"/>
      <w:lvlText w:val="%1."/>
      <w:lvlJc w:val="left"/>
      <w:pPr>
        <w:ind w:left="720" w:hanging="36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706CDC"/>
    <w:multiLevelType w:val="hybridMultilevel"/>
    <w:tmpl w:val="1884E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4609D0"/>
    <w:multiLevelType w:val="multilevel"/>
    <w:tmpl w:val="D8A82E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3" w15:restartNumberingAfterBreak="0">
    <w:nsid w:val="69AD6466"/>
    <w:multiLevelType w:val="multilevel"/>
    <w:tmpl w:val="D6E6ADBC"/>
    <w:lvl w:ilvl="0">
      <w:start w:val="4"/>
      <w:numFmt w:val="decimal"/>
      <w:lvlText w:val="%1."/>
      <w:lvlJc w:val="left"/>
      <w:pPr>
        <w:ind w:left="540" w:hanging="540"/>
      </w:pPr>
      <w:rPr>
        <w:rFonts w:hint="default"/>
        <w:b/>
      </w:rPr>
    </w:lvl>
    <w:lvl w:ilvl="1">
      <w:start w:val="4"/>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761D1980"/>
    <w:multiLevelType w:val="multilevel"/>
    <w:tmpl w:val="D7AEC68A"/>
    <w:lvl w:ilvl="0">
      <w:start w:val="1"/>
      <w:numFmt w:val="decimal"/>
      <w:lvlText w:val="%1"/>
      <w:lvlJc w:val="left"/>
      <w:pPr>
        <w:ind w:left="502" w:hanging="360"/>
      </w:pPr>
      <w:rPr>
        <w:rFonts w:hint="default"/>
      </w:rPr>
    </w:lvl>
    <w:lvl w:ilvl="1">
      <w:start w:val="4"/>
      <w:numFmt w:val="decimal"/>
      <w:isLgl/>
      <w:lvlText w:val="%1.%2"/>
      <w:lvlJc w:val="left"/>
      <w:pPr>
        <w:ind w:left="622" w:hanging="480"/>
      </w:pPr>
      <w:rPr>
        <w:rFonts w:hint="default"/>
        <w:b/>
      </w:rPr>
    </w:lvl>
    <w:lvl w:ilvl="2">
      <w:start w:val="1"/>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942" w:hanging="1800"/>
      </w:pPr>
      <w:rPr>
        <w:rFonts w:hint="default"/>
        <w:b/>
      </w:rPr>
    </w:lvl>
  </w:abstractNum>
  <w:abstractNum w:abstractNumId="15" w15:restartNumberingAfterBreak="0">
    <w:nsid w:val="7CC2630E"/>
    <w:multiLevelType w:val="hybridMultilevel"/>
    <w:tmpl w:val="4B08E4C4"/>
    <w:lvl w:ilvl="0" w:tplc="A1CED306">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2"/>
  </w:num>
  <w:num w:numId="5">
    <w:abstractNumId w:val="9"/>
  </w:num>
  <w:num w:numId="6">
    <w:abstractNumId w:val="1"/>
  </w:num>
  <w:num w:numId="7">
    <w:abstractNumId w:val="7"/>
  </w:num>
  <w:num w:numId="8">
    <w:abstractNumId w:val="11"/>
  </w:num>
  <w:num w:numId="9">
    <w:abstractNumId w:val="13"/>
  </w:num>
  <w:num w:numId="10">
    <w:abstractNumId w:val="5"/>
  </w:num>
  <w:num w:numId="11">
    <w:abstractNumId w:val="4"/>
  </w:num>
  <w:num w:numId="12">
    <w:abstractNumId w:val="10"/>
  </w:num>
  <w:num w:numId="13">
    <w:abstractNumId w:val="15"/>
  </w:num>
  <w:num w:numId="14">
    <w:abstractNumId w:val="6"/>
  </w:num>
  <w:num w:numId="15">
    <w:abstractNumId w:val="8"/>
  </w:num>
  <w:num w:numId="16">
    <w:abstractNumId w:val="14"/>
  </w:num>
  <w:numIdMacAtCleanup w:val="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sel Mahafzah">
    <w15:presenceInfo w15:providerId="AD" w15:userId="S::b.mahafzah@ju.edu.jo::1c7b0b76-02be-4d0d-83fa-81a85ecc9bff"/>
  </w15:person>
  <w15:person w15:author="omen">
    <w15:presenceInfo w15:providerId="Windows Live" w15:userId="5e7c0e6508418b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linkStyle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SyMDc3MDU2NTWxsLBQ0lEKTi0uzszPAykwN68FAN/J8YwtAAAA"/>
  </w:docVars>
  <w:rsids>
    <w:rsidRoot w:val="00E62D00"/>
    <w:rsid w:val="00001C3B"/>
    <w:rsid w:val="00002DF5"/>
    <w:rsid w:val="00003D61"/>
    <w:rsid w:val="00005289"/>
    <w:rsid w:val="00006A83"/>
    <w:rsid w:val="00011667"/>
    <w:rsid w:val="000124E2"/>
    <w:rsid w:val="00012E38"/>
    <w:rsid w:val="00014F02"/>
    <w:rsid w:val="00017B60"/>
    <w:rsid w:val="000210D9"/>
    <w:rsid w:val="000220C9"/>
    <w:rsid w:val="00022917"/>
    <w:rsid w:val="00024691"/>
    <w:rsid w:val="00024FF8"/>
    <w:rsid w:val="00025557"/>
    <w:rsid w:val="0002558E"/>
    <w:rsid w:val="00027956"/>
    <w:rsid w:val="00030D7A"/>
    <w:rsid w:val="000324F7"/>
    <w:rsid w:val="000329DE"/>
    <w:rsid w:val="00037C75"/>
    <w:rsid w:val="000406AA"/>
    <w:rsid w:val="00040895"/>
    <w:rsid w:val="000420A1"/>
    <w:rsid w:val="000429FA"/>
    <w:rsid w:val="00047002"/>
    <w:rsid w:val="00047394"/>
    <w:rsid w:val="0005043E"/>
    <w:rsid w:val="00051597"/>
    <w:rsid w:val="00051FF7"/>
    <w:rsid w:val="00052151"/>
    <w:rsid w:val="00052B58"/>
    <w:rsid w:val="00053270"/>
    <w:rsid w:val="00054E9D"/>
    <w:rsid w:val="00055E5E"/>
    <w:rsid w:val="0005706F"/>
    <w:rsid w:val="00057675"/>
    <w:rsid w:val="00061276"/>
    <w:rsid w:val="000625AC"/>
    <w:rsid w:val="00062CA3"/>
    <w:rsid w:val="00063BAA"/>
    <w:rsid w:val="00064975"/>
    <w:rsid w:val="0006545E"/>
    <w:rsid w:val="000657D5"/>
    <w:rsid w:val="00067E88"/>
    <w:rsid w:val="00067F1F"/>
    <w:rsid w:val="000705BD"/>
    <w:rsid w:val="00070E93"/>
    <w:rsid w:val="000741A3"/>
    <w:rsid w:val="00076223"/>
    <w:rsid w:val="00076DC2"/>
    <w:rsid w:val="000812B3"/>
    <w:rsid w:val="00083889"/>
    <w:rsid w:val="00085A3D"/>
    <w:rsid w:val="00085F91"/>
    <w:rsid w:val="0008660D"/>
    <w:rsid w:val="000876A6"/>
    <w:rsid w:val="00087F64"/>
    <w:rsid w:val="0009048E"/>
    <w:rsid w:val="00090D7E"/>
    <w:rsid w:val="00091470"/>
    <w:rsid w:val="00093240"/>
    <w:rsid w:val="000944A9"/>
    <w:rsid w:val="00095040"/>
    <w:rsid w:val="00096A0F"/>
    <w:rsid w:val="00096C4B"/>
    <w:rsid w:val="000A2917"/>
    <w:rsid w:val="000A3FAA"/>
    <w:rsid w:val="000A4AB2"/>
    <w:rsid w:val="000A5938"/>
    <w:rsid w:val="000A6B1D"/>
    <w:rsid w:val="000A6DAC"/>
    <w:rsid w:val="000B070A"/>
    <w:rsid w:val="000B215B"/>
    <w:rsid w:val="000B333E"/>
    <w:rsid w:val="000B3E16"/>
    <w:rsid w:val="000B4D94"/>
    <w:rsid w:val="000B5D09"/>
    <w:rsid w:val="000B789A"/>
    <w:rsid w:val="000B7E10"/>
    <w:rsid w:val="000C0C76"/>
    <w:rsid w:val="000C0C9A"/>
    <w:rsid w:val="000C1C45"/>
    <w:rsid w:val="000C2450"/>
    <w:rsid w:val="000C2553"/>
    <w:rsid w:val="000C2744"/>
    <w:rsid w:val="000C28F6"/>
    <w:rsid w:val="000C481A"/>
    <w:rsid w:val="000C5576"/>
    <w:rsid w:val="000C7044"/>
    <w:rsid w:val="000C7FF6"/>
    <w:rsid w:val="000D33A7"/>
    <w:rsid w:val="000D3673"/>
    <w:rsid w:val="000D461C"/>
    <w:rsid w:val="000D4F90"/>
    <w:rsid w:val="000D684F"/>
    <w:rsid w:val="000D69DD"/>
    <w:rsid w:val="000D6F28"/>
    <w:rsid w:val="000D7335"/>
    <w:rsid w:val="000E11E6"/>
    <w:rsid w:val="000E1F0D"/>
    <w:rsid w:val="000E503C"/>
    <w:rsid w:val="000E6A2B"/>
    <w:rsid w:val="000F0EFE"/>
    <w:rsid w:val="000F27AD"/>
    <w:rsid w:val="000F29EF"/>
    <w:rsid w:val="000F6529"/>
    <w:rsid w:val="000F66E1"/>
    <w:rsid w:val="001026E3"/>
    <w:rsid w:val="00103E23"/>
    <w:rsid w:val="001055E2"/>
    <w:rsid w:val="00106A54"/>
    <w:rsid w:val="001111F2"/>
    <w:rsid w:val="00111BB2"/>
    <w:rsid w:val="00111CC1"/>
    <w:rsid w:val="00111E1E"/>
    <w:rsid w:val="0011267B"/>
    <w:rsid w:val="00114D85"/>
    <w:rsid w:val="001152C7"/>
    <w:rsid w:val="00115629"/>
    <w:rsid w:val="00117833"/>
    <w:rsid w:val="00117FE5"/>
    <w:rsid w:val="00120ECD"/>
    <w:rsid w:val="00122CA0"/>
    <w:rsid w:val="001233B8"/>
    <w:rsid w:val="00125242"/>
    <w:rsid w:val="00127840"/>
    <w:rsid w:val="00127F24"/>
    <w:rsid w:val="00130798"/>
    <w:rsid w:val="00131CC4"/>
    <w:rsid w:val="001321CC"/>
    <w:rsid w:val="0013247B"/>
    <w:rsid w:val="0013366A"/>
    <w:rsid w:val="00133748"/>
    <w:rsid w:val="0013505C"/>
    <w:rsid w:val="00135D77"/>
    <w:rsid w:val="00140F87"/>
    <w:rsid w:val="0014351E"/>
    <w:rsid w:val="00144343"/>
    <w:rsid w:val="0014726C"/>
    <w:rsid w:val="00147AE2"/>
    <w:rsid w:val="0015273F"/>
    <w:rsid w:val="00152908"/>
    <w:rsid w:val="001530AD"/>
    <w:rsid w:val="00153543"/>
    <w:rsid w:val="00154B24"/>
    <w:rsid w:val="00155D38"/>
    <w:rsid w:val="00157CC0"/>
    <w:rsid w:val="00157CF7"/>
    <w:rsid w:val="00160587"/>
    <w:rsid w:val="001610A4"/>
    <w:rsid w:val="001614C5"/>
    <w:rsid w:val="001622A4"/>
    <w:rsid w:val="0016579D"/>
    <w:rsid w:val="00165848"/>
    <w:rsid w:val="00165937"/>
    <w:rsid w:val="00166FEE"/>
    <w:rsid w:val="001679E0"/>
    <w:rsid w:val="001703DA"/>
    <w:rsid w:val="001706EA"/>
    <w:rsid w:val="00171E5E"/>
    <w:rsid w:val="00175438"/>
    <w:rsid w:val="00176B5D"/>
    <w:rsid w:val="00177340"/>
    <w:rsid w:val="00177851"/>
    <w:rsid w:val="001811A3"/>
    <w:rsid w:val="001876EA"/>
    <w:rsid w:val="00187F88"/>
    <w:rsid w:val="00191918"/>
    <w:rsid w:val="00195E6D"/>
    <w:rsid w:val="00196B49"/>
    <w:rsid w:val="00196D69"/>
    <w:rsid w:val="001A10DE"/>
    <w:rsid w:val="001A3442"/>
    <w:rsid w:val="001A5BEE"/>
    <w:rsid w:val="001A5E65"/>
    <w:rsid w:val="001A6CD3"/>
    <w:rsid w:val="001A74C8"/>
    <w:rsid w:val="001A7F2A"/>
    <w:rsid w:val="001B016E"/>
    <w:rsid w:val="001B0220"/>
    <w:rsid w:val="001B07B6"/>
    <w:rsid w:val="001B1F01"/>
    <w:rsid w:val="001B22F2"/>
    <w:rsid w:val="001B312A"/>
    <w:rsid w:val="001B3C86"/>
    <w:rsid w:val="001B62A3"/>
    <w:rsid w:val="001C10ED"/>
    <w:rsid w:val="001C7B4B"/>
    <w:rsid w:val="001D169A"/>
    <w:rsid w:val="001D3971"/>
    <w:rsid w:val="001D4AE3"/>
    <w:rsid w:val="001D58B6"/>
    <w:rsid w:val="001D5B1D"/>
    <w:rsid w:val="001D6DCF"/>
    <w:rsid w:val="001D754B"/>
    <w:rsid w:val="001D78DE"/>
    <w:rsid w:val="001E0462"/>
    <w:rsid w:val="001E07AB"/>
    <w:rsid w:val="001E192B"/>
    <w:rsid w:val="001E2A24"/>
    <w:rsid w:val="001E31C1"/>
    <w:rsid w:val="001E395C"/>
    <w:rsid w:val="001E5F70"/>
    <w:rsid w:val="001E77AC"/>
    <w:rsid w:val="001F0EA3"/>
    <w:rsid w:val="001F20BB"/>
    <w:rsid w:val="001F3E6F"/>
    <w:rsid w:val="001F4732"/>
    <w:rsid w:val="001F4923"/>
    <w:rsid w:val="001F70AA"/>
    <w:rsid w:val="00202483"/>
    <w:rsid w:val="00202766"/>
    <w:rsid w:val="00202A8F"/>
    <w:rsid w:val="002047AF"/>
    <w:rsid w:val="00207B39"/>
    <w:rsid w:val="00212D6A"/>
    <w:rsid w:val="00214EE7"/>
    <w:rsid w:val="002166CC"/>
    <w:rsid w:val="00217244"/>
    <w:rsid w:val="00217C0A"/>
    <w:rsid w:val="00222619"/>
    <w:rsid w:val="00222D1E"/>
    <w:rsid w:val="00222E52"/>
    <w:rsid w:val="002239CC"/>
    <w:rsid w:val="00225FB8"/>
    <w:rsid w:val="00226B39"/>
    <w:rsid w:val="00226B89"/>
    <w:rsid w:val="00231333"/>
    <w:rsid w:val="00232431"/>
    <w:rsid w:val="0023672D"/>
    <w:rsid w:val="00241637"/>
    <w:rsid w:val="002424FE"/>
    <w:rsid w:val="00242579"/>
    <w:rsid w:val="0024413E"/>
    <w:rsid w:val="0024469C"/>
    <w:rsid w:val="002456C8"/>
    <w:rsid w:val="002463D6"/>
    <w:rsid w:val="00247819"/>
    <w:rsid w:val="002522A9"/>
    <w:rsid w:val="00254EEA"/>
    <w:rsid w:val="0025514E"/>
    <w:rsid w:val="0025601E"/>
    <w:rsid w:val="00257287"/>
    <w:rsid w:val="00260892"/>
    <w:rsid w:val="002636A9"/>
    <w:rsid w:val="002729AB"/>
    <w:rsid w:val="00272EBA"/>
    <w:rsid w:val="002740A3"/>
    <w:rsid w:val="00277F5F"/>
    <w:rsid w:val="0028287D"/>
    <w:rsid w:val="00283262"/>
    <w:rsid w:val="00284173"/>
    <w:rsid w:val="00284886"/>
    <w:rsid w:val="00284DCF"/>
    <w:rsid w:val="0028502F"/>
    <w:rsid w:val="00285BBC"/>
    <w:rsid w:val="00286324"/>
    <w:rsid w:val="002867ED"/>
    <w:rsid w:val="00286CDC"/>
    <w:rsid w:val="00287A7C"/>
    <w:rsid w:val="002904CA"/>
    <w:rsid w:val="00293DFC"/>
    <w:rsid w:val="00296892"/>
    <w:rsid w:val="00296B5B"/>
    <w:rsid w:val="0029794F"/>
    <w:rsid w:val="00297AF5"/>
    <w:rsid w:val="002A01A4"/>
    <w:rsid w:val="002A0F69"/>
    <w:rsid w:val="002A11A1"/>
    <w:rsid w:val="002A1248"/>
    <w:rsid w:val="002A2DAF"/>
    <w:rsid w:val="002A4A42"/>
    <w:rsid w:val="002A5036"/>
    <w:rsid w:val="002A5B42"/>
    <w:rsid w:val="002A7865"/>
    <w:rsid w:val="002B075C"/>
    <w:rsid w:val="002B473F"/>
    <w:rsid w:val="002B4D3A"/>
    <w:rsid w:val="002C1F9A"/>
    <w:rsid w:val="002C22DC"/>
    <w:rsid w:val="002C22F1"/>
    <w:rsid w:val="002C3ED6"/>
    <w:rsid w:val="002C4BFA"/>
    <w:rsid w:val="002C4FE8"/>
    <w:rsid w:val="002C5703"/>
    <w:rsid w:val="002C633A"/>
    <w:rsid w:val="002C6433"/>
    <w:rsid w:val="002C6E45"/>
    <w:rsid w:val="002C77F9"/>
    <w:rsid w:val="002C7DC3"/>
    <w:rsid w:val="002D052B"/>
    <w:rsid w:val="002D15C5"/>
    <w:rsid w:val="002D19A4"/>
    <w:rsid w:val="002D3045"/>
    <w:rsid w:val="002D460A"/>
    <w:rsid w:val="002D6180"/>
    <w:rsid w:val="002E14EC"/>
    <w:rsid w:val="002E185A"/>
    <w:rsid w:val="002E293B"/>
    <w:rsid w:val="002E2C25"/>
    <w:rsid w:val="002E371C"/>
    <w:rsid w:val="002E393D"/>
    <w:rsid w:val="002E6D81"/>
    <w:rsid w:val="002F0DEB"/>
    <w:rsid w:val="002F44AD"/>
    <w:rsid w:val="002F50A7"/>
    <w:rsid w:val="002F6609"/>
    <w:rsid w:val="002F680D"/>
    <w:rsid w:val="002F7F84"/>
    <w:rsid w:val="003007CA"/>
    <w:rsid w:val="00300EED"/>
    <w:rsid w:val="00302979"/>
    <w:rsid w:val="00302C79"/>
    <w:rsid w:val="00307983"/>
    <w:rsid w:val="00307D20"/>
    <w:rsid w:val="00310009"/>
    <w:rsid w:val="003106B6"/>
    <w:rsid w:val="00310700"/>
    <w:rsid w:val="00310920"/>
    <w:rsid w:val="00310B56"/>
    <w:rsid w:val="00311440"/>
    <w:rsid w:val="00312EF7"/>
    <w:rsid w:val="00312F48"/>
    <w:rsid w:val="0031632C"/>
    <w:rsid w:val="00316777"/>
    <w:rsid w:val="00317BDE"/>
    <w:rsid w:val="00320DE4"/>
    <w:rsid w:val="003213D4"/>
    <w:rsid w:val="00322D9A"/>
    <w:rsid w:val="00323958"/>
    <w:rsid w:val="00324763"/>
    <w:rsid w:val="003256B6"/>
    <w:rsid w:val="00325BEC"/>
    <w:rsid w:val="00326EB1"/>
    <w:rsid w:val="00331089"/>
    <w:rsid w:val="00331B19"/>
    <w:rsid w:val="0033429B"/>
    <w:rsid w:val="0034188A"/>
    <w:rsid w:val="00342693"/>
    <w:rsid w:val="00346A83"/>
    <w:rsid w:val="00346D3A"/>
    <w:rsid w:val="00346E23"/>
    <w:rsid w:val="00347F1A"/>
    <w:rsid w:val="00350633"/>
    <w:rsid w:val="003506B9"/>
    <w:rsid w:val="00352188"/>
    <w:rsid w:val="00353519"/>
    <w:rsid w:val="00354E31"/>
    <w:rsid w:val="00355A64"/>
    <w:rsid w:val="0035756D"/>
    <w:rsid w:val="00357DD7"/>
    <w:rsid w:val="00360FA3"/>
    <w:rsid w:val="00360FB3"/>
    <w:rsid w:val="0036104A"/>
    <w:rsid w:val="00365C4E"/>
    <w:rsid w:val="00366AFE"/>
    <w:rsid w:val="003701E4"/>
    <w:rsid w:val="00370BD8"/>
    <w:rsid w:val="00372C99"/>
    <w:rsid w:val="003740CD"/>
    <w:rsid w:val="0037458B"/>
    <w:rsid w:val="00380098"/>
    <w:rsid w:val="0038148D"/>
    <w:rsid w:val="0038394E"/>
    <w:rsid w:val="003853BE"/>
    <w:rsid w:val="0038642B"/>
    <w:rsid w:val="00390F94"/>
    <w:rsid w:val="00395C2D"/>
    <w:rsid w:val="003A13A0"/>
    <w:rsid w:val="003A14E1"/>
    <w:rsid w:val="003A199D"/>
    <w:rsid w:val="003A4339"/>
    <w:rsid w:val="003A54EC"/>
    <w:rsid w:val="003B054C"/>
    <w:rsid w:val="003B4019"/>
    <w:rsid w:val="003B5300"/>
    <w:rsid w:val="003B6CD3"/>
    <w:rsid w:val="003C088C"/>
    <w:rsid w:val="003C0A6B"/>
    <w:rsid w:val="003C1769"/>
    <w:rsid w:val="003C216C"/>
    <w:rsid w:val="003C2EA4"/>
    <w:rsid w:val="003C60F6"/>
    <w:rsid w:val="003C623A"/>
    <w:rsid w:val="003C68BB"/>
    <w:rsid w:val="003C6EB6"/>
    <w:rsid w:val="003C7168"/>
    <w:rsid w:val="003D2CB2"/>
    <w:rsid w:val="003D2F3B"/>
    <w:rsid w:val="003D3196"/>
    <w:rsid w:val="003D5C09"/>
    <w:rsid w:val="003D5CFF"/>
    <w:rsid w:val="003D607F"/>
    <w:rsid w:val="003D6A8E"/>
    <w:rsid w:val="003E0CB7"/>
    <w:rsid w:val="003E21CA"/>
    <w:rsid w:val="003E2B02"/>
    <w:rsid w:val="003E31AC"/>
    <w:rsid w:val="003E6203"/>
    <w:rsid w:val="003E6543"/>
    <w:rsid w:val="003E6773"/>
    <w:rsid w:val="003E688C"/>
    <w:rsid w:val="003E7DF1"/>
    <w:rsid w:val="003F3DB7"/>
    <w:rsid w:val="003F5DE2"/>
    <w:rsid w:val="003F6C05"/>
    <w:rsid w:val="00400860"/>
    <w:rsid w:val="00404BAE"/>
    <w:rsid w:val="00404E48"/>
    <w:rsid w:val="00404EAD"/>
    <w:rsid w:val="004050DB"/>
    <w:rsid w:val="00406954"/>
    <w:rsid w:val="00407F58"/>
    <w:rsid w:val="00410DDE"/>
    <w:rsid w:val="00413A23"/>
    <w:rsid w:val="004145D4"/>
    <w:rsid w:val="004147C6"/>
    <w:rsid w:val="00416753"/>
    <w:rsid w:val="004168C7"/>
    <w:rsid w:val="00417A21"/>
    <w:rsid w:val="00421356"/>
    <w:rsid w:val="004215BA"/>
    <w:rsid w:val="0042493A"/>
    <w:rsid w:val="00427256"/>
    <w:rsid w:val="00430229"/>
    <w:rsid w:val="00433A13"/>
    <w:rsid w:val="00433A5F"/>
    <w:rsid w:val="00435387"/>
    <w:rsid w:val="00435429"/>
    <w:rsid w:val="00437E75"/>
    <w:rsid w:val="00440605"/>
    <w:rsid w:val="00441FEA"/>
    <w:rsid w:val="00442110"/>
    <w:rsid w:val="00442232"/>
    <w:rsid w:val="00443182"/>
    <w:rsid w:val="004433D9"/>
    <w:rsid w:val="00444113"/>
    <w:rsid w:val="00445DA7"/>
    <w:rsid w:val="00446AC0"/>
    <w:rsid w:val="0045162D"/>
    <w:rsid w:val="004538D7"/>
    <w:rsid w:val="00455309"/>
    <w:rsid w:val="00455E19"/>
    <w:rsid w:val="004566EA"/>
    <w:rsid w:val="00456E63"/>
    <w:rsid w:val="0046039C"/>
    <w:rsid w:val="004604DF"/>
    <w:rsid w:val="004617E6"/>
    <w:rsid w:val="004634F0"/>
    <w:rsid w:val="004637CB"/>
    <w:rsid w:val="004646CE"/>
    <w:rsid w:val="00465926"/>
    <w:rsid w:val="0046701C"/>
    <w:rsid w:val="0046784A"/>
    <w:rsid w:val="0047054E"/>
    <w:rsid w:val="00471286"/>
    <w:rsid w:val="00473A4C"/>
    <w:rsid w:val="004750F0"/>
    <w:rsid w:val="00477313"/>
    <w:rsid w:val="004779D0"/>
    <w:rsid w:val="00480F8B"/>
    <w:rsid w:val="004822D4"/>
    <w:rsid w:val="00483694"/>
    <w:rsid w:val="00483D19"/>
    <w:rsid w:val="00483D37"/>
    <w:rsid w:val="00484478"/>
    <w:rsid w:val="00484C4A"/>
    <w:rsid w:val="0048721F"/>
    <w:rsid w:val="004872D5"/>
    <w:rsid w:val="004A2966"/>
    <w:rsid w:val="004A47C7"/>
    <w:rsid w:val="004A618B"/>
    <w:rsid w:val="004A62BB"/>
    <w:rsid w:val="004B3112"/>
    <w:rsid w:val="004B63A1"/>
    <w:rsid w:val="004B7C6E"/>
    <w:rsid w:val="004C2060"/>
    <w:rsid w:val="004C44D9"/>
    <w:rsid w:val="004C5465"/>
    <w:rsid w:val="004C64F3"/>
    <w:rsid w:val="004C6518"/>
    <w:rsid w:val="004C67CD"/>
    <w:rsid w:val="004D0EA7"/>
    <w:rsid w:val="004D2601"/>
    <w:rsid w:val="004D4BDE"/>
    <w:rsid w:val="004D5652"/>
    <w:rsid w:val="004D7372"/>
    <w:rsid w:val="004D7B34"/>
    <w:rsid w:val="004E1152"/>
    <w:rsid w:val="004E3670"/>
    <w:rsid w:val="004E4500"/>
    <w:rsid w:val="004E662F"/>
    <w:rsid w:val="004E7EE9"/>
    <w:rsid w:val="004F493F"/>
    <w:rsid w:val="004F4D33"/>
    <w:rsid w:val="004F630B"/>
    <w:rsid w:val="00501231"/>
    <w:rsid w:val="0050236E"/>
    <w:rsid w:val="00505335"/>
    <w:rsid w:val="00505912"/>
    <w:rsid w:val="00506430"/>
    <w:rsid w:val="00506647"/>
    <w:rsid w:val="00507895"/>
    <w:rsid w:val="00507B3D"/>
    <w:rsid w:val="005114F7"/>
    <w:rsid w:val="005124FE"/>
    <w:rsid w:val="005136B4"/>
    <w:rsid w:val="00514038"/>
    <w:rsid w:val="0051457A"/>
    <w:rsid w:val="00517B8E"/>
    <w:rsid w:val="005208DB"/>
    <w:rsid w:val="00520D7C"/>
    <w:rsid w:val="005216FD"/>
    <w:rsid w:val="005219BF"/>
    <w:rsid w:val="00522676"/>
    <w:rsid w:val="00523954"/>
    <w:rsid w:val="00524328"/>
    <w:rsid w:val="00527028"/>
    <w:rsid w:val="00530187"/>
    <w:rsid w:val="00530BE8"/>
    <w:rsid w:val="0053228B"/>
    <w:rsid w:val="00533943"/>
    <w:rsid w:val="00534078"/>
    <w:rsid w:val="005345C7"/>
    <w:rsid w:val="0053726B"/>
    <w:rsid w:val="0053785D"/>
    <w:rsid w:val="0054093E"/>
    <w:rsid w:val="00542934"/>
    <w:rsid w:val="00543844"/>
    <w:rsid w:val="00544956"/>
    <w:rsid w:val="00544F08"/>
    <w:rsid w:val="00546B22"/>
    <w:rsid w:val="00551885"/>
    <w:rsid w:val="005537EF"/>
    <w:rsid w:val="005547B0"/>
    <w:rsid w:val="00557C32"/>
    <w:rsid w:val="0056021A"/>
    <w:rsid w:val="005608A7"/>
    <w:rsid w:val="005618C6"/>
    <w:rsid w:val="00562F92"/>
    <w:rsid w:val="005637A2"/>
    <w:rsid w:val="00565465"/>
    <w:rsid w:val="005659B8"/>
    <w:rsid w:val="0057013B"/>
    <w:rsid w:val="0057045D"/>
    <w:rsid w:val="00570710"/>
    <w:rsid w:val="00571315"/>
    <w:rsid w:val="00572CCF"/>
    <w:rsid w:val="0057394E"/>
    <w:rsid w:val="005741F0"/>
    <w:rsid w:val="00577348"/>
    <w:rsid w:val="0058006D"/>
    <w:rsid w:val="00580B15"/>
    <w:rsid w:val="00580E88"/>
    <w:rsid w:val="00582080"/>
    <w:rsid w:val="00582A80"/>
    <w:rsid w:val="00584655"/>
    <w:rsid w:val="00585791"/>
    <w:rsid w:val="005866AF"/>
    <w:rsid w:val="0058770B"/>
    <w:rsid w:val="0059046B"/>
    <w:rsid w:val="005968C2"/>
    <w:rsid w:val="00596E92"/>
    <w:rsid w:val="005977FF"/>
    <w:rsid w:val="005A1553"/>
    <w:rsid w:val="005A2DA2"/>
    <w:rsid w:val="005A4722"/>
    <w:rsid w:val="005A4B19"/>
    <w:rsid w:val="005A546A"/>
    <w:rsid w:val="005A597B"/>
    <w:rsid w:val="005A6DDB"/>
    <w:rsid w:val="005A7A28"/>
    <w:rsid w:val="005B078D"/>
    <w:rsid w:val="005B17C1"/>
    <w:rsid w:val="005B26C3"/>
    <w:rsid w:val="005B49D4"/>
    <w:rsid w:val="005B5050"/>
    <w:rsid w:val="005C0C82"/>
    <w:rsid w:val="005C108B"/>
    <w:rsid w:val="005C32AB"/>
    <w:rsid w:val="005C4F79"/>
    <w:rsid w:val="005C558A"/>
    <w:rsid w:val="005D4F8C"/>
    <w:rsid w:val="005D5170"/>
    <w:rsid w:val="005D625B"/>
    <w:rsid w:val="005D683D"/>
    <w:rsid w:val="005D78DB"/>
    <w:rsid w:val="005E143C"/>
    <w:rsid w:val="005E2639"/>
    <w:rsid w:val="005E3171"/>
    <w:rsid w:val="005E37A3"/>
    <w:rsid w:val="005E470A"/>
    <w:rsid w:val="005E52E3"/>
    <w:rsid w:val="005E79D6"/>
    <w:rsid w:val="005F1158"/>
    <w:rsid w:val="005F2C4C"/>
    <w:rsid w:val="005F3B13"/>
    <w:rsid w:val="005F3F9C"/>
    <w:rsid w:val="005F485D"/>
    <w:rsid w:val="005F5045"/>
    <w:rsid w:val="005F5662"/>
    <w:rsid w:val="005F59B0"/>
    <w:rsid w:val="005F7CB4"/>
    <w:rsid w:val="0060070E"/>
    <w:rsid w:val="006023D1"/>
    <w:rsid w:val="0060444C"/>
    <w:rsid w:val="00604F2D"/>
    <w:rsid w:val="006057CC"/>
    <w:rsid w:val="00610478"/>
    <w:rsid w:val="006113F2"/>
    <w:rsid w:val="00611412"/>
    <w:rsid w:val="006125A6"/>
    <w:rsid w:val="00613603"/>
    <w:rsid w:val="00614A5B"/>
    <w:rsid w:val="00615320"/>
    <w:rsid w:val="00615D43"/>
    <w:rsid w:val="00620D4E"/>
    <w:rsid w:val="00621C67"/>
    <w:rsid w:val="0062234D"/>
    <w:rsid w:val="0062267C"/>
    <w:rsid w:val="0062793F"/>
    <w:rsid w:val="00627C42"/>
    <w:rsid w:val="0063063E"/>
    <w:rsid w:val="00630A11"/>
    <w:rsid w:val="00631926"/>
    <w:rsid w:val="00632DEB"/>
    <w:rsid w:val="0063426B"/>
    <w:rsid w:val="00634850"/>
    <w:rsid w:val="00635E6B"/>
    <w:rsid w:val="00636510"/>
    <w:rsid w:val="0063778E"/>
    <w:rsid w:val="006408D4"/>
    <w:rsid w:val="00641E64"/>
    <w:rsid w:val="006436DC"/>
    <w:rsid w:val="00645327"/>
    <w:rsid w:val="00651118"/>
    <w:rsid w:val="00652E7A"/>
    <w:rsid w:val="0065446B"/>
    <w:rsid w:val="00654513"/>
    <w:rsid w:val="00654837"/>
    <w:rsid w:val="00654A5E"/>
    <w:rsid w:val="00654D13"/>
    <w:rsid w:val="0065680D"/>
    <w:rsid w:val="00657228"/>
    <w:rsid w:val="00660667"/>
    <w:rsid w:val="00660A31"/>
    <w:rsid w:val="00662979"/>
    <w:rsid w:val="00662C7D"/>
    <w:rsid w:val="00662FD3"/>
    <w:rsid w:val="00671757"/>
    <w:rsid w:val="00673A95"/>
    <w:rsid w:val="00673E60"/>
    <w:rsid w:val="006763A7"/>
    <w:rsid w:val="00676BDF"/>
    <w:rsid w:val="00677B0C"/>
    <w:rsid w:val="00677C95"/>
    <w:rsid w:val="00683260"/>
    <w:rsid w:val="00683AB5"/>
    <w:rsid w:val="00684187"/>
    <w:rsid w:val="006864E3"/>
    <w:rsid w:val="0068670C"/>
    <w:rsid w:val="0068689D"/>
    <w:rsid w:val="00686C44"/>
    <w:rsid w:val="00686C7E"/>
    <w:rsid w:val="00687359"/>
    <w:rsid w:val="006875FF"/>
    <w:rsid w:val="00687DF4"/>
    <w:rsid w:val="006901C4"/>
    <w:rsid w:val="00694A99"/>
    <w:rsid w:val="00694C5C"/>
    <w:rsid w:val="00696858"/>
    <w:rsid w:val="00696F03"/>
    <w:rsid w:val="006A0304"/>
    <w:rsid w:val="006A0E1E"/>
    <w:rsid w:val="006A1920"/>
    <w:rsid w:val="006A1A65"/>
    <w:rsid w:val="006A2231"/>
    <w:rsid w:val="006A565D"/>
    <w:rsid w:val="006A705F"/>
    <w:rsid w:val="006A77CE"/>
    <w:rsid w:val="006B0A7D"/>
    <w:rsid w:val="006B13AB"/>
    <w:rsid w:val="006B1D0E"/>
    <w:rsid w:val="006B2039"/>
    <w:rsid w:val="006B5BF9"/>
    <w:rsid w:val="006B6609"/>
    <w:rsid w:val="006B7655"/>
    <w:rsid w:val="006B772B"/>
    <w:rsid w:val="006B7B6D"/>
    <w:rsid w:val="006C0D33"/>
    <w:rsid w:val="006C293D"/>
    <w:rsid w:val="006C2F70"/>
    <w:rsid w:val="006C5676"/>
    <w:rsid w:val="006D2D2A"/>
    <w:rsid w:val="006D3373"/>
    <w:rsid w:val="006D5508"/>
    <w:rsid w:val="006D57A7"/>
    <w:rsid w:val="006D7474"/>
    <w:rsid w:val="006D7B9C"/>
    <w:rsid w:val="006E031C"/>
    <w:rsid w:val="006E04AD"/>
    <w:rsid w:val="006E095D"/>
    <w:rsid w:val="006E39B2"/>
    <w:rsid w:val="006E44C7"/>
    <w:rsid w:val="006E4A77"/>
    <w:rsid w:val="006E4B26"/>
    <w:rsid w:val="006E57E0"/>
    <w:rsid w:val="006E6333"/>
    <w:rsid w:val="006F02AC"/>
    <w:rsid w:val="006F1CA3"/>
    <w:rsid w:val="006F2BB6"/>
    <w:rsid w:val="006F58F6"/>
    <w:rsid w:val="006F69F1"/>
    <w:rsid w:val="006F7EDD"/>
    <w:rsid w:val="00700A38"/>
    <w:rsid w:val="007019AA"/>
    <w:rsid w:val="00703A4B"/>
    <w:rsid w:val="00704992"/>
    <w:rsid w:val="00704EA9"/>
    <w:rsid w:val="0070727C"/>
    <w:rsid w:val="0070771B"/>
    <w:rsid w:val="00707B57"/>
    <w:rsid w:val="00710C8B"/>
    <w:rsid w:val="0071134C"/>
    <w:rsid w:val="007120B9"/>
    <w:rsid w:val="00712FF6"/>
    <w:rsid w:val="00713B3E"/>
    <w:rsid w:val="00714417"/>
    <w:rsid w:val="00714AA6"/>
    <w:rsid w:val="00715BF1"/>
    <w:rsid w:val="00716933"/>
    <w:rsid w:val="00717F2B"/>
    <w:rsid w:val="007209A3"/>
    <w:rsid w:val="00721A0D"/>
    <w:rsid w:val="00722547"/>
    <w:rsid w:val="007226A5"/>
    <w:rsid w:val="00725760"/>
    <w:rsid w:val="00725F6E"/>
    <w:rsid w:val="007262EA"/>
    <w:rsid w:val="00726BD4"/>
    <w:rsid w:val="007324E3"/>
    <w:rsid w:val="00734A87"/>
    <w:rsid w:val="00737262"/>
    <w:rsid w:val="0074018B"/>
    <w:rsid w:val="007411C6"/>
    <w:rsid w:val="0074171F"/>
    <w:rsid w:val="007421D8"/>
    <w:rsid w:val="00742B77"/>
    <w:rsid w:val="00742D14"/>
    <w:rsid w:val="00742D8B"/>
    <w:rsid w:val="00744CF7"/>
    <w:rsid w:val="0074507F"/>
    <w:rsid w:val="007452FD"/>
    <w:rsid w:val="00745764"/>
    <w:rsid w:val="00752A10"/>
    <w:rsid w:val="007548F7"/>
    <w:rsid w:val="00755176"/>
    <w:rsid w:val="007570CA"/>
    <w:rsid w:val="00761E9C"/>
    <w:rsid w:val="007623E4"/>
    <w:rsid w:val="007641FA"/>
    <w:rsid w:val="00765B3B"/>
    <w:rsid w:val="00766A60"/>
    <w:rsid w:val="00767B88"/>
    <w:rsid w:val="00767C26"/>
    <w:rsid w:val="00771941"/>
    <w:rsid w:val="00780372"/>
    <w:rsid w:val="00781048"/>
    <w:rsid w:val="007817B8"/>
    <w:rsid w:val="00781EA1"/>
    <w:rsid w:val="00782E69"/>
    <w:rsid w:val="00784C90"/>
    <w:rsid w:val="00784D2A"/>
    <w:rsid w:val="0078543C"/>
    <w:rsid w:val="00785567"/>
    <w:rsid w:val="00786106"/>
    <w:rsid w:val="00786D81"/>
    <w:rsid w:val="00787D7C"/>
    <w:rsid w:val="00791E26"/>
    <w:rsid w:val="00793405"/>
    <w:rsid w:val="0079397B"/>
    <w:rsid w:val="007A022E"/>
    <w:rsid w:val="007A0761"/>
    <w:rsid w:val="007A39FB"/>
    <w:rsid w:val="007A3A78"/>
    <w:rsid w:val="007A73D0"/>
    <w:rsid w:val="007B1501"/>
    <w:rsid w:val="007B1CC0"/>
    <w:rsid w:val="007B41D6"/>
    <w:rsid w:val="007B47F9"/>
    <w:rsid w:val="007C00A2"/>
    <w:rsid w:val="007C2190"/>
    <w:rsid w:val="007C292A"/>
    <w:rsid w:val="007C392D"/>
    <w:rsid w:val="007C532B"/>
    <w:rsid w:val="007C535D"/>
    <w:rsid w:val="007C7BA5"/>
    <w:rsid w:val="007D02F8"/>
    <w:rsid w:val="007D0CB0"/>
    <w:rsid w:val="007D1C49"/>
    <w:rsid w:val="007D291C"/>
    <w:rsid w:val="007D3DAD"/>
    <w:rsid w:val="007D5F5B"/>
    <w:rsid w:val="007E0A5D"/>
    <w:rsid w:val="007E1D5B"/>
    <w:rsid w:val="007F3138"/>
    <w:rsid w:val="007F3270"/>
    <w:rsid w:val="007F5E00"/>
    <w:rsid w:val="007F761F"/>
    <w:rsid w:val="008001B4"/>
    <w:rsid w:val="008025D9"/>
    <w:rsid w:val="00803CA2"/>
    <w:rsid w:val="00805EFE"/>
    <w:rsid w:val="008069CA"/>
    <w:rsid w:val="008072A3"/>
    <w:rsid w:val="008100BE"/>
    <w:rsid w:val="00811C23"/>
    <w:rsid w:val="00811FFB"/>
    <w:rsid w:val="0081224C"/>
    <w:rsid w:val="00812754"/>
    <w:rsid w:val="008128F1"/>
    <w:rsid w:val="00816F70"/>
    <w:rsid w:val="00822A8D"/>
    <w:rsid w:val="00822ACC"/>
    <w:rsid w:val="008258C4"/>
    <w:rsid w:val="00826CE5"/>
    <w:rsid w:val="00827A92"/>
    <w:rsid w:val="00830A91"/>
    <w:rsid w:val="00831D6F"/>
    <w:rsid w:val="008323FC"/>
    <w:rsid w:val="00832D25"/>
    <w:rsid w:val="00834B40"/>
    <w:rsid w:val="00834FB9"/>
    <w:rsid w:val="008359AA"/>
    <w:rsid w:val="00835D00"/>
    <w:rsid w:val="0083601D"/>
    <w:rsid w:val="008376B6"/>
    <w:rsid w:val="00837CFE"/>
    <w:rsid w:val="00840278"/>
    <w:rsid w:val="00844126"/>
    <w:rsid w:val="0084736A"/>
    <w:rsid w:val="00850AF8"/>
    <w:rsid w:val="00851609"/>
    <w:rsid w:val="008526F6"/>
    <w:rsid w:val="00852AC2"/>
    <w:rsid w:val="008535D3"/>
    <w:rsid w:val="008543E5"/>
    <w:rsid w:val="00856E83"/>
    <w:rsid w:val="008614DD"/>
    <w:rsid w:val="0086216E"/>
    <w:rsid w:val="0086258C"/>
    <w:rsid w:val="00862BFF"/>
    <w:rsid w:val="00864ABB"/>
    <w:rsid w:val="00866B76"/>
    <w:rsid w:val="00867493"/>
    <w:rsid w:val="00867E73"/>
    <w:rsid w:val="00867F36"/>
    <w:rsid w:val="00870AC2"/>
    <w:rsid w:val="00871474"/>
    <w:rsid w:val="0087177F"/>
    <w:rsid w:val="008776C5"/>
    <w:rsid w:val="0088140A"/>
    <w:rsid w:val="008817BC"/>
    <w:rsid w:val="008834CA"/>
    <w:rsid w:val="00885F05"/>
    <w:rsid w:val="00887121"/>
    <w:rsid w:val="00887C4A"/>
    <w:rsid w:val="00890F37"/>
    <w:rsid w:val="00892099"/>
    <w:rsid w:val="00893ED8"/>
    <w:rsid w:val="008941B0"/>
    <w:rsid w:val="00894CC1"/>
    <w:rsid w:val="0089566A"/>
    <w:rsid w:val="008976FA"/>
    <w:rsid w:val="008A0B6E"/>
    <w:rsid w:val="008A308F"/>
    <w:rsid w:val="008A30C9"/>
    <w:rsid w:val="008A34B8"/>
    <w:rsid w:val="008A36C7"/>
    <w:rsid w:val="008A405B"/>
    <w:rsid w:val="008A7A0F"/>
    <w:rsid w:val="008B0AA6"/>
    <w:rsid w:val="008B2E7B"/>
    <w:rsid w:val="008B5042"/>
    <w:rsid w:val="008B77D0"/>
    <w:rsid w:val="008B7BA8"/>
    <w:rsid w:val="008C0952"/>
    <w:rsid w:val="008C1996"/>
    <w:rsid w:val="008C1AD2"/>
    <w:rsid w:val="008C1D32"/>
    <w:rsid w:val="008C2AD4"/>
    <w:rsid w:val="008C2C1D"/>
    <w:rsid w:val="008C5B21"/>
    <w:rsid w:val="008C69A0"/>
    <w:rsid w:val="008C7C12"/>
    <w:rsid w:val="008C7FA4"/>
    <w:rsid w:val="008D14B1"/>
    <w:rsid w:val="008D17BC"/>
    <w:rsid w:val="008D465C"/>
    <w:rsid w:val="008D5258"/>
    <w:rsid w:val="008D7952"/>
    <w:rsid w:val="008D7A97"/>
    <w:rsid w:val="008D7C7C"/>
    <w:rsid w:val="008E19CE"/>
    <w:rsid w:val="008E1BF1"/>
    <w:rsid w:val="008E3BAF"/>
    <w:rsid w:val="008E68BB"/>
    <w:rsid w:val="008E7F28"/>
    <w:rsid w:val="008F1DF8"/>
    <w:rsid w:val="008F2833"/>
    <w:rsid w:val="008F28F7"/>
    <w:rsid w:val="008F35BB"/>
    <w:rsid w:val="008F47DC"/>
    <w:rsid w:val="008F4DB5"/>
    <w:rsid w:val="008F55C1"/>
    <w:rsid w:val="008F75E0"/>
    <w:rsid w:val="00903A13"/>
    <w:rsid w:val="00903D6C"/>
    <w:rsid w:val="0090455A"/>
    <w:rsid w:val="009103B7"/>
    <w:rsid w:val="00913991"/>
    <w:rsid w:val="00913D81"/>
    <w:rsid w:val="0091441C"/>
    <w:rsid w:val="0091591A"/>
    <w:rsid w:val="00915AAE"/>
    <w:rsid w:val="00920BA1"/>
    <w:rsid w:val="00920F3A"/>
    <w:rsid w:val="009211E1"/>
    <w:rsid w:val="00921BBE"/>
    <w:rsid w:val="00922547"/>
    <w:rsid w:val="00922FD1"/>
    <w:rsid w:val="00923DA9"/>
    <w:rsid w:val="00925270"/>
    <w:rsid w:val="00925CE8"/>
    <w:rsid w:val="009307AC"/>
    <w:rsid w:val="00931AB5"/>
    <w:rsid w:val="00934162"/>
    <w:rsid w:val="00935FD6"/>
    <w:rsid w:val="0093712C"/>
    <w:rsid w:val="0094305B"/>
    <w:rsid w:val="009435A2"/>
    <w:rsid w:val="00945A86"/>
    <w:rsid w:val="00945DC9"/>
    <w:rsid w:val="00946700"/>
    <w:rsid w:val="00950224"/>
    <w:rsid w:val="009508B5"/>
    <w:rsid w:val="00950E94"/>
    <w:rsid w:val="009536E9"/>
    <w:rsid w:val="00953E13"/>
    <w:rsid w:val="00955FC5"/>
    <w:rsid w:val="0096084D"/>
    <w:rsid w:val="009615A4"/>
    <w:rsid w:val="009629DF"/>
    <w:rsid w:val="009635EF"/>
    <w:rsid w:val="00963681"/>
    <w:rsid w:val="009637CD"/>
    <w:rsid w:val="00964058"/>
    <w:rsid w:val="00965124"/>
    <w:rsid w:val="00966B7E"/>
    <w:rsid w:val="0096772B"/>
    <w:rsid w:val="00970189"/>
    <w:rsid w:val="00970EA2"/>
    <w:rsid w:val="00972D0C"/>
    <w:rsid w:val="0097404A"/>
    <w:rsid w:val="009741F7"/>
    <w:rsid w:val="00975122"/>
    <w:rsid w:val="00976205"/>
    <w:rsid w:val="00976A07"/>
    <w:rsid w:val="00976A6F"/>
    <w:rsid w:val="00976FE2"/>
    <w:rsid w:val="00977957"/>
    <w:rsid w:val="009815F8"/>
    <w:rsid w:val="00983125"/>
    <w:rsid w:val="00983B14"/>
    <w:rsid w:val="00984762"/>
    <w:rsid w:val="00985555"/>
    <w:rsid w:val="00985A58"/>
    <w:rsid w:val="00985CA2"/>
    <w:rsid w:val="00990CAD"/>
    <w:rsid w:val="00991548"/>
    <w:rsid w:val="00991772"/>
    <w:rsid w:val="00993EFF"/>
    <w:rsid w:val="00994CAE"/>
    <w:rsid w:val="009952A1"/>
    <w:rsid w:val="00995726"/>
    <w:rsid w:val="009966D5"/>
    <w:rsid w:val="00996794"/>
    <w:rsid w:val="00997EB4"/>
    <w:rsid w:val="009A0D27"/>
    <w:rsid w:val="009A0F71"/>
    <w:rsid w:val="009A199D"/>
    <w:rsid w:val="009A2E0C"/>
    <w:rsid w:val="009A35FA"/>
    <w:rsid w:val="009A4260"/>
    <w:rsid w:val="009A434D"/>
    <w:rsid w:val="009A44F4"/>
    <w:rsid w:val="009A4768"/>
    <w:rsid w:val="009A53A5"/>
    <w:rsid w:val="009B30FB"/>
    <w:rsid w:val="009B32BF"/>
    <w:rsid w:val="009B4D5B"/>
    <w:rsid w:val="009B6056"/>
    <w:rsid w:val="009B6710"/>
    <w:rsid w:val="009C2729"/>
    <w:rsid w:val="009C34A0"/>
    <w:rsid w:val="009C71C3"/>
    <w:rsid w:val="009C72C0"/>
    <w:rsid w:val="009D0334"/>
    <w:rsid w:val="009D0CF9"/>
    <w:rsid w:val="009D1CE1"/>
    <w:rsid w:val="009D3613"/>
    <w:rsid w:val="009D3736"/>
    <w:rsid w:val="009D3C54"/>
    <w:rsid w:val="009D486A"/>
    <w:rsid w:val="009D52BE"/>
    <w:rsid w:val="009D5E42"/>
    <w:rsid w:val="009D6139"/>
    <w:rsid w:val="009D6688"/>
    <w:rsid w:val="009E2F92"/>
    <w:rsid w:val="009E423A"/>
    <w:rsid w:val="009E4C92"/>
    <w:rsid w:val="009E4F51"/>
    <w:rsid w:val="009E5153"/>
    <w:rsid w:val="009E576F"/>
    <w:rsid w:val="009E74B0"/>
    <w:rsid w:val="009F18C8"/>
    <w:rsid w:val="009F2515"/>
    <w:rsid w:val="009F3233"/>
    <w:rsid w:val="009F367A"/>
    <w:rsid w:val="009F53C9"/>
    <w:rsid w:val="009F6C7D"/>
    <w:rsid w:val="009F7345"/>
    <w:rsid w:val="009F7A72"/>
    <w:rsid w:val="009F7F75"/>
    <w:rsid w:val="00A00206"/>
    <w:rsid w:val="00A00471"/>
    <w:rsid w:val="00A0048B"/>
    <w:rsid w:val="00A0099D"/>
    <w:rsid w:val="00A02C27"/>
    <w:rsid w:val="00A02D0D"/>
    <w:rsid w:val="00A0453B"/>
    <w:rsid w:val="00A051EC"/>
    <w:rsid w:val="00A052E7"/>
    <w:rsid w:val="00A05F4C"/>
    <w:rsid w:val="00A075D1"/>
    <w:rsid w:val="00A104CF"/>
    <w:rsid w:val="00A110F1"/>
    <w:rsid w:val="00A117F2"/>
    <w:rsid w:val="00A11D75"/>
    <w:rsid w:val="00A11DE4"/>
    <w:rsid w:val="00A13EBA"/>
    <w:rsid w:val="00A14B6B"/>
    <w:rsid w:val="00A15C65"/>
    <w:rsid w:val="00A16243"/>
    <w:rsid w:val="00A173B7"/>
    <w:rsid w:val="00A1791A"/>
    <w:rsid w:val="00A17F11"/>
    <w:rsid w:val="00A2216A"/>
    <w:rsid w:val="00A25743"/>
    <w:rsid w:val="00A260CC"/>
    <w:rsid w:val="00A304A3"/>
    <w:rsid w:val="00A32AF8"/>
    <w:rsid w:val="00A33A24"/>
    <w:rsid w:val="00A34360"/>
    <w:rsid w:val="00A34E5D"/>
    <w:rsid w:val="00A35003"/>
    <w:rsid w:val="00A35A09"/>
    <w:rsid w:val="00A35E93"/>
    <w:rsid w:val="00A4277E"/>
    <w:rsid w:val="00A43EBA"/>
    <w:rsid w:val="00A46CBB"/>
    <w:rsid w:val="00A474C7"/>
    <w:rsid w:val="00A52E76"/>
    <w:rsid w:val="00A533D0"/>
    <w:rsid w:val="00A53AC6"/>
    <w:rsid w:val="00A53E67"/>
    <w:rsid w:val="00A556A1"/>
    <w:rsid w:val="00A57B93"/>
    <w:rsid w:val="00A61A35"/>
    <w:rsid w:val="00A62E7B"/>
    <w:rsid w:val="00A63E9F"/>
    <w:rsid w:val="00A65D53"/>
    <w:rsid w:val="00A66D29"/>
    <w:rsid w:val="00A66E3A"/>
    <w:rsid w:val="00A70895"/>
    <w:rsid w:val="00A71913"/>
    <w:rsid w:val="00A73247"/>
    <w:rsid w:val="00A73BFB"/>
    <w:rsid w:val="00A8277E"/>
    <w:rsid w:val="00A82FC2"/>
    <w:rsid w:val="00A83057"/>
    <w:rsid w:val="00A83191"/>
    <w:rsid w:val="00A86093"/>
    <w:rsid w:val="00A86321"/>
    <w:rsid w:val="00A8646C"/>
    <w:rsid w:val="00A86ECB"/>
    <w:rsid w:val="00A910C2"/>
    <w:rsid w:val="00A918D4"/>
    <w:rsid w:val="00A94383"/>
    <w:rsid w:val="00A94F48"/>
    <w:rsid w:val="00A95CB3"/>
    <w:rsid w:val="00A972DD"/>
    <w:rsid w:val="00AA0CDB"/>
    <w:rsid w:val="00AA2195"/>
    <w:rsid w:val="00AA3AAA"/>
    <w:rsid w:val="00AA4113"/>
    <w:rsid w:val="00AA4782"/>
    <w:rsid w:val="00AA517B"/>
    <w:rsid w:val="00AA5C58"/>
    <w:rsid w:val="00AB0FDB"/>
    <w:rsid w:val="00AB10C0"/>
    <w:rsid w:val="00AB195E"/>
    <w:rsid w:val="00AB1C1B"/>
    <w:rsid w:val="00AB24E6"/>
    <w:rsid w:val="00AB4211"/>
    <w:rsid w:val="00AB446A"/>
    <w:rsid w:val="00AB55DB"/>
    <w:rsid w:val="00AB57C5"/>
    <w:rsid w:val="00AC2FC3"/>
    <w:rsid w:val="00AC3706"/>
    <w:rsid w:val="00AC43BF"/>
    <w:rsid w:val="00AC48BC"/>
    <w:rsid w:val="00AC4C18"/>
    <w:rsid w:val="00AC511D"/>
    <w:rsid w:val="00AC5155"/>
    <w:rsid w:val="00AC54BB"/>
    <w:rsid w:val="00AD00EC"/>
    <w:rsid w:val="00AD2610"/>
    <w:rsid w:val="00AD56C8"/>
    <w:rsid w:val="00AE1E22"/>
    <w:rsid w:val="00AE3EFD"/>
    <w:rsid w:val="00AE4E16"/>
    <w:rsid w:val="00AE6EC2"/>
    <w:rsid w:val="00AE7B71"/>
    <w:rsid w:val="00AF1006"/>
    <w:rsid w:val="00AF18ED"/>
    <w:rsid w:val="00AF2FA2"/>
    <w:rsid w:val="00AF565F"/>
    <w:rsid w:val="00AF5979"/>
    <w:rsid w:val="00AF5DC3"/>
    <w:rsid w:val="00AF6E97"/>
    <w:rsid w:val="00AF6F8C"/>
    <w:rsid w:val="00B004C7"/>
    <w:rsid w:val="00B019B2"/>
    <w:rsid w:val="00B02629"/>
    <w:rsid w:val="00B03643"/>
    <w:rsid w:val="00B05315"/>
    <w:rsid w:val="00B10086"/>
    <w:rsid w:val="00B12C51"/>
    <w:rsid w:val="00B1543F"/>
    <w:rsid w:val="00B17101"/>
    <w:rsid w:val="00B17210"/>
    <w:rsid w:val="00B20044"/>
    <w:rsid w:val="00B20868"/>
    <w:rsid w:val="00B20FCC"/>
    <w:rsid w:val="00B21E7E"/>
    <w:rsid w:val="00B25123"/>
    <w:rsid w:val="00B3170D"/>
    <w:rsid w:val="00B31888"/>
    <w:rsid w:val="00B319C1"/>
    <w:rsid w:val="00B33696"/>
    <w:rsid w:val="00B34747"/>
    <w:rsid w:val="00B36235"/>
    <w:rsid w:val="00B37A98"/>
    <w:rsid w:val="00B40BD4"/>
    <w:rsid w:val="00B423A2"/>
    <w:rsid w:val="00B423AA"/>
    <w:rsid w:val="00B4320D"/>
    <w:rsid w:val="00B44676"/>
    <w:rsid w:val="00B534C8"/>
    <w:rsid w:val="00B56E61"/>
    <w:rsid w:val="00B57112"/>
    <w:rsid w:val="00B57BF8"/>
    <w:rsid w:val="00B57F8A"/>
    <w:rsid w:val="00B6019E"/>
    <w:rsid w:val="00B6584D"/>
    <w:rsid w:val="00B6625F"/>
    <w:rsid w:val="00B7055B"/>
    <w:rsid w:val="00B71824"/>
    <w:rsid w:val="00B71967"/>
    <w:rsid w:val="00B720E9"/>
    <w:rsid w:val="00B73F45"/>
    <w:rsid w:val="00B7620D"/>
    <w:rsid w:val="00B763DB"/>
    <w:rsid w:val="00B80185"/>
    <w:rsid w:val="00B81A62"/>
    <w:rsid w:val="00B81E32"/>
    <w:rsid w:val="00B81ECB"/>
    <w:rsid w:val="00B827AE"/>
    <w:rsid w:val="00B84D5C"/>
    <w:rsid w:val="00B84F36"/>
    <w:rsid w:val="00B8554C"/>
    <w:rsid w:val="00B91EF9"/>
    <w:rsid w:val="00B92A70"/>
    <w:rsid w:val="00B93A4B"/>
    <w:rsid w:val="00B93B89"/>
    <w:rsid w:val="00B9530C"/>
    <w:rsid w:val="00B95C65"/>
    <w:rsid w:val="00B96B41"/>
    <w:rsid w:val="00B96EAA"/>
    <w:rsid w:val="00BA01A7"/>
    <w:rsid w:val="00BA01C0"/>
    <w:rsid w:val="00BA1AF0"/>
    <w:rsid w:val="00BA2117"/>
    <w:rsid w:val="00BA3204"/>
    <w:rsid w:val="00BA4B24"/>
    <w:rsid w:val="00BA62C9"/>
    <w:rsid w:val="00BB00A8"/>
    <w:rsid w:val="00BB6CCB"/>
    <w:rsid w:val="00BB7212"/>
    <w:rsid w:val="00BB7B07"/>
    <w:rsid w:val="00BC235C"/>
    <w:rsid w:val="00BC2461"/>
    <w:rsid w:val="00BC2C2B"/>
    <w:rsid w:val="00BC3321"/>
    <w:rsid w:val="00BC4088"/>
    <w:rsid w:val="00BC410A"/>
    <w:rsid w:val="00BC5F2F"/>
    <w:rsid w:val="00BC6419"/>
    <w:rsid w:val="00BC64CD"/>
    <w:rsid w:val="00BC79E0"/>
    <w:rsid w:val="00BC79F7"/>
    <w:rsid w:val="00BD008D"/>
    <w:rsid w:val="00BD1530"/>
    <w:rsid w:val="00BD1A70"/>
    <w:rsid w:val="00BD1C9E"/>
    <w:rsid w:val="00BD1E6F"/>
    <w:rsid w:val="00BD35D2"/>
    <w:rsid w:val="00BD5657"/>
    <w:rsid w:val="00BE0AEB"/>
    <w:rsid w:val="00BE0B5C"/>
    <w:rsid w:val="00BE0E91"/>
    <w:rsid w:val="00BE20CC"/>
    <w:rsid w:val="00BE216E"/>
    <w:rsid w:val="00BE37C3"/>
    <w:rsid w:val="00BE3C4B"/>
    <w:rsid w:val="00BE4CCB"/>
    <w:rsid w:val="00BE6C87"/>
    <w:rsid w:val="00BF0829"/>
    <w:rsid w:val="00BF1577"/>
    <w:rsid w:val="00BF1DB0"/>
    <w:rsid w:val="00BF2BD5"/>
    <w:rsid w:val="00BF44A3"/>
    <w:rsid w:val="00BF4FFC"/>
    <w:rsid w:val="00BF5685"/>
    <w:rsid w:val="00BF7696"/>
    <w:rsid w:val="00C02822"/>
    <w:rsid w:val="00C0339D"/>
    <w:rsid w:val="00C10760"/>
    <w:rsid w:val="00C10D25"/>
    <w:rsid w:val="00C150B3"/>
    <w:rsid w:val="00C166AC"/>
    <w:rsid w:val="00C168A9"/>
    <w:rsid w:val="00C17422"/>
    <w:rsid w:val="00C17F10"/>
    <w:rsid w:val="00C203CD"/>
    <w:rsid w:val="00C205E1"/>
    <w:rsid w:val="00C2490B"/>
    <w:rsid w:val="00C25952"/>
    <w:rsid w:val="00C25E35"/>
    <w:rsid w:val="00C267E8"/>
    <w:rsid w:val="00C2785B"/>
    <w:rsid w:val="00C31018"/>
    <w:rsid w:val="00C35CC2"/>
    <w:rsid w:val="00C3721C"/>
    <w:rsid w:val="00C4001A"/>
    <w:rsid w:val="00C44A3D"/>
    <w:rsid w:val="00C44BD8"/>
    <w:rsid w:val="00C466B8"/>
    <w:rsid w:val="00C471AD"/>
    <w:rsid w:val="00C47423"/>
    <w:rsid w:val="00C518D8"/>
    <w:rsid w:val="00C522F0"/>
    <w:rsid w:val="00C5275B"/>
    <w:rsid w:val="00C52B8C"/>
    <w:rsid w:val="00C53859"/>
    <w:rsid w:val="00C5774E"/>
    <w:rsid w:val="00C62640"/>
    <w:rsid w:val="00C64C21"/>
    <w:rsid w:val="00C677ED"/>
    <w:rsid w:val="00C67FC3"/>
    <w:rsid w:val="00C7015A"/>
    <w:rsid w:val="00C7085E"/>
    <w:rsid w:val="00C719F7"/>
    <w:rsid w:val="00C73076"/>
    <w:rsid w:val="00C739E0"/>
    <w:rsid w:val="00C747C8"/>
    <w:rsid w:val="00C8052E"/>
    <w:rsid w:val="00C8266F"/>
    <w:rsid w:val="00C83230"/>
    <w:rsid w:val="00C8337D"/>
    <w:rsid w:val="00C8390E"/>
    <w:rsid w:val="00C85541"/>
    <w:rsid w:val="00C86184"/>
    <w:rsid w:val="00C8721D"/>
    <w:rsid w:val="00C93046"/>
    <w:rsid w:val="00C94DF4"/>
    <w:rsid w:val="00C96CBF"/>
    <w:rsid w:val="00C96F0F"/>
    <w:rsid w:val="00C976F2"/>
    <w:rsid w:val="00CA0B40"/>
    <w:rsid w:val="00CA30C9"/>
    <w:rsid w:val="00CA30D6"/>
    <w:rsid w:val="00CA3404"/>
    <w:rsid w:val="00CA42CC"/>
    <w:rsid w:val="00CA5F37"/>
    <w:rsid w:val="00CA6C05"/>
    <w:rsid w:val="00CB17B8"/>
    <w:rsid w:val="00CB180A"/>
    <w:rsid w:val="00CB18BE"/>
    <w:rsid w:val="00CB2245"/>
    <w:rsid w:val="00CB46D2"/>
    <w:rsid w:val="00CB48A7"/>
    <w:rsid w:val="00CB5769"/>
    <w:rsid w:val="00CC5694"/>
    <w:rsid w:val="00CC6389"/>
    <w:rsid w:val="00CC78F3"/>
    <w:rsid w:val="00CD0AAC"/>
    <w:rsid w:val="00CD1854"/>
    <w:rsid w:val="00CD2730"/>
    <w:rsid w:val="00CD5218"/>
    <w:rsid w:val="00CD5816"/>
    <w:rsid w:val="00CD6FF1"/>
    <w:rsid w:val="00CD7EEE"/>
    <w:rsid w:val="00CE05D0"/>
    <w:rsid w:val="00CE231A"/>
    <w:rsid w:val="00CE2DC4"/>
    <w:rsid w:val="00CE2ECA"/>
    <w:rsid w:val="00CE2F3B"/>
    <w:rsid w:val="00CE427A"/>
    <w:rsid w:val="00CF021A"/>
    <w:rsid w:val="00CF0502"/>
    <w:rsid w:val="00CF1847"/>
    <w:rsid w:val="00CF191F"/>
    <w:rsid w:val="00CF510A"/>
    <w:rsid w:val="00CF5BA4"/>
    <w:rsid w:val="00CF7B49"/>
    <w:rsid w:val="00D01103"/>
    <w:rsid w:val="00D01468"/>
    <w:rsid w:val="00D01902"/>
    <w:rsid w:val="00D01F5C"/>
    <w:rsid w:val="00D02BA1"/>
    <w:rsid w:val="00D049F6"/>
    <w:rsid w:val="00D0597C"/>
    <w:rsid w:val="00D12B69"/>
    <w:rsid w:val="00D1383C"/>
    <w:rsid w:val="00D20307"/>
    <w:rsid w:val="00D25649"/>
    <w:rsid w:val="00D2680C"/>
    <w:rsid w:val="00D30C3C"/>
    <w:rsid w:val="00D328E3"/>
    <w:rsid w:val="00D3298E"/>
    <w:rsid w:val="00D33380"/>
    <w:rsid w:val="00D34D34"/>
    <w:rsid w:val="00D36678"/>
    <w:rsid w:val="00D371E1"/>
    <w:rsid w:val="00D41785"/>
    <w:rsid w:val="00D42511"/>
    <w:rsid w:val="00D4535C"/>
    <w:rsid w:val="00D47AF3"/>
    <w:rsid w:val="00D51F15"/>
    <w:rsid w:val="00D5334D"/>
    <w:rsid w:val="00D5436B"/>
    <w:rsid w:val="00D5644B"/>
    <w:rsid w:val="00D6061C"/>
    <w:rsid w:val="00D63809"/>
    <w:rsid w:val="00D63916"/>
    <w:rsid w:val="00D63A91"/>
    <w:rsid w:val="00D648B3"/>
    <w:rsid w:val="00D67210"/>
    <w:rsid w:val="00D673C2"/>
    <w:rsid w:val="00D6763B"/>
    <w:rsid w:val="00D70240"/>
    <w:rsid w:val="00D70E0F"/>
    <w:rsid w:val="00D7307F"/>
    <w:rsid w:val="00D73779"/>
    <w:rsid w:val="00D744DE"/>
    <w:rsid w:val="00D74D31"/>
    <w:rsid w:val="00D75A28"/>
    <w:rsid w:val="00D75D78"/>
    <w:rsid w:val="00D75E9D"/>
    <w:rsid w:val="00D773E0"/>
    <w:rsid w:val="00D8067C"/>
    <w:rsid w:val="00D82E51"/>
    <w:rsid w:val="00D82FE1"/>
    <w:rsid w:val="00D831F4"/>
    <w:rsid w:val="00D85447"/>
    <w:rsid w:val="00D91845"/>
    <w:rsid w:val="00D91A21"/>
    <w:rsid w:val="00D91DC0"/>
    <w:rsid w:val="00D93C7A"/>
    <w:rsid w:val="00D9496E"/>
    <w:rsid w:val="00D97023"/>
    <w:rsid w:val="00D974F1"/>
    <w:rsid w:val="00D97F20"/>
    <w:rsid w:val="00DA50C9"/>
    <w:rsid w:val="00DA63D2"/>
    <w:rsid w:val="00DA7D6B"/>
    <w:rsid w:val="00DB0585"/>
    <w:rsid w:val="00DB0DD5"/>
    <w:rsid w:val="00DB2F54"/>
    <w:rsid w:val="00DB4298"/>
    <w:rsid w:val="00DB4B14"/>
    <w:rsid w:val="00DB50E3"/>
    <w:rsid w:val="00DB56EC"/>
    <w:rsid w:val="00DB660F"/>
    <w:rsid w:val="00DB6CF3"/>
    <w:rsid w:val="00DC2245"/>
    <w:rsid w:val="00DC31AB"/>
    <w:rsid w:val="00DC3AD4"/>
    <w:rsid w:val="00DC40B6"/>
    <w:rsid w:val="00DC413F"/>
    <w:rsid w:val="00DC5F6E"/>
    <w:rsid w:val="00DD0776"/>
    <w:rsid w:val="00DD1BD0"/>
    <w:rsid w:val="00DD4399"/>
    <w:rsid w:val="00DD43EB"/>
    <w:rsid w:val="00DD450B"/>
    <w:rsid w:val="00DD4F00"/>
    <w:rsid w:val="00DD6971"/>
    <w:rsid w:val="00DD719F"/>
    <w:rsid w:val="00DE179D"/>
    <w:rsid w:val="00DE319B"/>
    <w:rsid w:val="00DE4752"/>
    <w:rsid w:val="00DE60DD"/>
    <w:rsid w:val="00DE6134"/>
    <w:rsid w:val="00DE7437"/>
    <w:rsid w:val="00DF08A8"/>
    <w:rsid w:val="00DF2BAD"/>
    <w:rsid w:val="00DF32F5"/>
    <w:rsid w:val="00DF3E24"/>
    <w:rsid w:val="00DF5031"/>
    <w:rsid w:val="00DF584B"/>
    <w:rsid w:val="00DF585E"/>
    <w:rsid w:val="00DF6DEE"/>
    <w:rsid w:val="00DF700C"/>
    <w:rsid w:val="00DF7C1C"/>
    <w:rsid w:val="00DF7D63"/>
    <w:rsid w:val="00E01373"/>
    <w:rsid w:val="00E01AB9"/>
    <w:rsid w:val="00E024FF"/>
    <w:rsid w:val="00E034CD"/>
    <w:rsid w:val="00E0420E"/>
    <w:rsid w:val="00E101E6"/>
    <w:rsid w:val="00E13651"/>
    <w:rsid w:val="00E13CE1"/>
    <w:rsid w:val="00E140C8"/>
    <w:rsid w:val="00E1443B"/>
    <w:rsid w:val="00E16995"/>
    <w:rsid w:val="00E246D1"/>
    <w:rsid w:val="00E24BFA"/>
    <w:rsid w:val="00E25EC6"/>
    <w:rsid w:val="00E30FB4"/>
    <w:rsid w:val="00E32BF3"/>
    <w:rsid w:val="00E34640"/>
    <w:rsid w:val="00E358BF"/>
    <w:rsid w:val="00E3700C"/>
    <w:rsid w:val="00E4088F"/>
    <w:rsid w:val="00E42E6C"/>
    <w:rsid w:val="00E4374C"/>
    <w:rsid w:val="00E44883"/>
    <w:rsid w:val="00E45D8E"/>
    <w:rsid w:val="00E4758B"/>
    <w:rsid w:val="00E47973"/>
    <w:rsid w:val="00E504CD"/>
    <w:rsid w:val="00E51C1E"/>
    <w:rsid w:val="00E539E3"/>
    <w:rsid w:val="00E54BDA"/>
    <w:rsid w:val="00E54D69"/>
    <w:rsid w:val="00E570CF"/>
    <w:rsid w:val="00E577A2"/>
    <w:rsid w:val="00E57FD6"/>
    <w:rsid w:val="00E6028D"/>
    <w:rsid w:val="00E62D00"/>
    <w:rsid w:val="00E63C59"/>
    <w:rsid w:val="00E63D03"/>
    <w:rsid w:val="00E644C4"/>
    <w:rsid w:val="00E65819"/>
    <w:rsid w:val="00E66000"/>
    <w:rsid w:val="00E7215F"/>
    <w:rsid w:val="00E72AE3"/>
    <w:rsid w:val="00E72C6A"/>
    <w:rsid w:val="00E72F09"/>
    <w:rsid w:val="00E748B1"/>
    <w:rsid w:val="00E750A8"/>
    <w:rsid w:val="00E75592"/>
    <w:rsid w:val="00E756F7"/>
    <w:rsid w:val="00E75C83"/>
    <w:rsid w:val="00E76AFF"/>
    <w:rsid w:val="00E80471"/>
    <w:rsid w:val="00E80FA2"/>
    <w:rsid w:val="00E81B4A"/>
    <w:rsid w:val="00E831B4"/>
    <w:rsid w:val="00E86617"/>
    <w:rsid w:val="00E9147D"/>
    <w:rsid w:val="00E915C7"/>
    <w:rsid w:val="00E94800"/>
    <w:rsid w:val="00E94DB1"/>
    <w:rsid w:val="00E95832"/>
    <w:rsid w:val="00E95849"/>
    <w:rsid w:val="00E96399"/>
    <w:rsid w:val="00E967F4"/>
    <w:rsid w:val="00E96891"/>
    <w:rsid w:val="00E970CB"/>
    <w:rsid w:val="00E97BB2"/>
    <w:rsid w:val="00E97BEA"/>
    <w:rsid w:val="00E97EA3"/>
    <w:rsid w:val="00EA11A6"/>
    <w:rsid w:val="00EA22EF"/>
    <w:rsid w:val="00EA2FB4"/>
    <w:rsid w:val="00EA4572"/>
    <w:rsid w:val="00EA5643"/>
    <w:rsid w:val="00EA6C1B"/>
    <w:rsid w:val="00EA7A38"/>
    <w:rsid w:val="00EB0218"/>
    <w:rsid w:val="00EB0EAB"/>
    <w:rsid w:val="00EB30D1"/>
    <w:rsid w:val="00EB388D"/>
    <w:rsid w:val="00EB610C"/>
    <w:rsid w:val="00EB75F5"/>
    <w:rsid w:val="00EC04E7"/>
    <w:rsid w:val="00EC0841"/>
    <w:rsid w:val="00EC0970"/>
    <w:rsid w:val="00EC1DBF"/>
    <w:rsid w:val="00EC1FAD"/>
    <w:rsid w:val="00EC2562"/>
    <w:rsid w:val="00EC2E12"/>
    <w:rsid w:val="00EC39BC"/>
    <w:rsid w:val="00EC4825"/>
    <w:rsid w:val="00EC6A25"/>
    <w:rsid w:val="00EC7694"/>
    <w:rsid w:val="00ED33DD"/>
    <w:rsid w:val="00ED380D"/>
    <w:rsid w:val="00ED3867"/>
    <w:rsid w:val="00ED5F5F"/>
    <w:rsid w:val="00ED62E9"/>
    <w:rsid w:val="00ED7905"/>
    <w:rsid w:val="00EE08CB"/>
    <w:rsid w:val="00EE3CBF"/>
    <w:rsid w:val="00EE76E3"/>
    <w:rsid w:val="00EF32C6"/>
    <w:rsid w:val="00EF4370"/>
    <w:rsid w:val="00EF475B"/>
    <w:rsid w:val="00EF4A07"/>
    <w:rsid w:val="00EF73DC"/>
    <w:rsid w:val="00EF766D"/>
    <w:rsid w:val="00EF7911"/>
    <w:rsid w:val="00F001C9"/>
    <w:rsid w:val="00F01145"/>
    <w:rsid w:val="00F014FD"/>
    <w:rsid w:val="00F01B6A"/>
    <w:rsid w:val="00F03000"/>
    <w:rsid w:val="00F03C84"/>
    <w:rsid w:val="00F04B89"/>
    <w:rsid w:val="00F06554"/>
    <w:rsid w:val="00F06FFA"/>
    <w:rsid w:val="00F07DC1"/>
    <w:rsid w:val="00F10788"/>
    <w:rsid w:val="00F1253B"/>
    <w:rsid w:val="00F1349F"/>
    <w:rsid w:val="00F1398E"/>
    <w:rsid w:val="00F13FE7"/>
    <w:rsid w:val="00F15398"/>
    <w:rsid w:val="00F16AE9"/>
    <w:rsid w:val="00F16E0D"/>
    <w:rsid w:val="00F23AC9"/>
    <w:rsid w:val="00F305BE"/>
    <w:rsid w:val="00F32145"/>
    <w:rsid w:val="00F3338A"/>
    <w:rsid w:val="00F34D69"/>
    <w:rsid w:val="00F34F9C"/>
    <w:rsid w:val="00F35446"/>
    <w:rsid w:val="00F367ED"/>
    <w:rsid w:val="00F37E46"/>
    <w:rsid w:val="00F40365"/>
    <w:rsid w:val="00F430D3"/>
    <w:rsid w:val="00F44638"/>
    <w:rsid w:val="00F463FC"/>
    <w:rsid w:val="00F476C0"/>
    <w:rsid w:val="00F52E17"/>
    <w:rsid w:val="00F53024"/>
    <w:rsid w:val="00F54E90"/>
    <w:rsid w:val="00F55055"/>
    <w:rsid w:val="00F5506F"/>
    <w:rsid w:val="00F553FB"/>
    <w:rsid w:val="00F5644B"/>
    <w:rsid w:val="00F56733"/>
    <w:rsid w:val="00F64F33"/>
    <w:rsid w:val="00F65863"/>
    <w:rsid w:val="00F65E4A"/>
    <w:rsid w:val="00F67472"/>
    <w:rsid w:val="00F677F9"/>
    <w:rsid w:val="00F713B7"/>
    <w:rsid w:val="00F725E5"/>
    <w:rsid w:val="00F7290C"/>
    <w:rsid w:val="00F73B1E"/>
    <w:rsid w:val="00F773F3"/>
    <w:rsid w:val="00F778C9"/>
    <w:rsid w:val="00F83AC7"/>
    <w:rsid w:val="00F903F4"/>
    <w:rsid w:val="00F92152"/>
    <w:rsid w:val="00F9292C"/>
    <w:rsid w:val="00F93C2E"/>
    <w:rsid w:val="00F93F4B"/>
    <w:rsid w:val="00F9403D"/>
    <w:rsid w:val="00F960C5"/>
    <w:rsid w:val="00F96B6F"/>
    <w:rsid w:val="00FA06A0"/>
    <w:rsid w:val="00FA0D8E"/>
    <w:rsid w:val="00FA101A"/>
    <w:rsid w:val="00FA3D6C"/>
    <w:rsid w:val="00FA4170"/>
    <w:rsid w:val="00FA41B6"/>
    <w:rsid w:val="00FA50DB"/>
    <w:rsid w:val="00FA5C4D"/>
    <w:rsid w:val="00FA5DCB"/>
    <w:rsid w:val="00FA6906"/>
    <w:rsid w:val="00FA6A24"/>
    <w:rsid w:val="00FA6BA4"/>
    <w:rsid w:val="00FB003A"/>
    <w:rsid w:val="00FB4669"/>
    <w:rsid w:val="00FB4E74"/>
    <w:rsid w:val="00FC096D"/>
    <w:rsid w:val="00FC0B40"/>
    <w:rsid w:val="00FC30FB"/>
    <w:rsid w:val="00FC3D84"/>
    <w:rsid w:val="00FC4F12"/>
    <w:rsid w:val="00FC61FD"/>
    <w:rsid w:val="00FC6B5C"/>
    <w:rsid w:val="00FC7734"/>
    <w:rsid w:val="00FC7E28"/>
    <w:rsid w:val="00FD0861"/>
    <w:rsid w:val="00FD0CBE"/>
    <w:rsid w:val="00FD0FFF"/>
    <w:rsid w:val="00FD1253"/>
    <w:rsid w:val="00FD1C03"/>
    <w:rsid w:val="00FD36E1"/>
    <w:rsid w:val="00FD60AB"/>
    <w:rsid w:val="00FD6380"/>
    <w:rsid w:val="00FD6B90"/>
    <w:rsid w:val="00FE1B32"/>
    <w:rsid w:val="00FE2EA3"/>
    <w:rsid w:val="00FE319F"/>
    <w:rsid w:val="00FE4735"/>
    <w:rsid w:val="00FE5375"/>
    <w:rsid w:val="00FE54D2"/>
    <w:rsid w:val="00FE56C9"/>
    <w:rsid w:val="00FE5BEA"/>
    <w:rsid w:val="00FE74D7"/>
    <w:rsid w:val="00FF0130"/>
    <w:rsid w:val="00FF5D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5825A"/>
  <w15:docId w15:val="{D4EE864F-0CAA-4B81-BAC0-842B718D8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3F2"/>
  </w:style>
  <w:style w:type="paragraph" w:styleId="Heading1">
    <w:name w:val="heading 1"/>
    <w:basedOn w:val="Normal"/>
    <w:link w:val="Heading1Char"/>
    <w:uiPriority w:val="9"/>
    <w:qFormat/>
    <w:rsid w:val="000705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57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BC79E0"/>
    <w:pPr>
      <w:keepNext/>
      <w:bidi/>
      <w:spacing w:before="240" w:after="60" w:line="240" w:lineRule="auto"/>
      <w:outlineLvl w:val="2"/>
    </w:pPr>
    <w:rPr>
      <w:rFonts w:ascii="Calibri Light" w:eastAsia="Times New Roman" w:hAnsi="Calibri Light" w:cs="Times New Roman"/>
      <w:b/>
      <w:bCs/>
      <w:sz w:val="26"/>
      <w:szCs w:val="26"/>
      <w:lang w:eastAsia="ar-SA"/>
    </w:rPr>
  </w:style>
  <w:style w:type="character" w:default="1" w:styleId="DefaultParagraphFont">
    <w:name w:val="Default Paragraph Font"/>
    <w:uiPriority w:val="1"/>
    <w:semiHidden/>
    <w:unhideWhenUsed/>
    <w:rsid w:val="006113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113F2"/>
  </w:style>
  <w:style w:type="table" w:styleId="TableGrid">
    <w:name w:val="Table Grid"/>
    <w:basedOn w:val="TableNormal"/>
    <w:uiPriority w:val="39"/>
    <w:rsid w:val="00167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7DC3"/>
    <w:pPr>
      <w:ind w:left="720"/>
      <w:contextualSpacing/>
    </w:pPr>
  </w:style>
  <w:style w:type="character" w:customStyle="1" w:styleId="Heading1Char">
    <w:name w:val="Heading 1 Char"/>
    <w:basedOn w:val="DefaultParagraphFont"/>
    <w:link w:val="Heading1"/>
    <w:uiPriority w:val="9"/>
    <w:rsid w:val="000705BD"/>
    <w:rPr>
      <w:rFonts w:ascii="Times New Roman" w:eastAsia="Times New Roman" w:hAnsi="Times New Roman" w:cs="Times New Roman"/>
      <w:b/>
      <w:bCs/>
      <w:kern w:val="36"/>
      <w:sz w:val="48"/>
      <w:szCs w:val="48"/>
    </w:rPr>
  </w:style>
  <w:style w:type="paragraph" w:styleId="NoSpacing">
    <w:name w:val="No Spacing"/>
    <w:uiPriority w:val="1"/>
    <w:qFormat/>
    <w:rsid w:val="00B92A70"/>
    <w:pPr>
      <w:spacing w:after="0" w:line="240" w:lineRule="auto"/>
    </w:pPr>
  </w:style>
  <w:style w:type="character" w:styleId="Hyperlink">
    <w:name w:val="Hyperlink"/>
    <w:uiPriority w:val="99"/>
    <w:semiHidden/>
    <w:rsid w:val="00F713B7"/>
    <w:rPr>
      <w:rFonts w:cs="Times New Roman"/>
      <w:color w:val="0000FF"/>
      <w:u w:val="single"/>
    </w:rPr>
  </w:style>
  <w:style w:type="character" w:customStyle="1" w:styleId="text">
    <w:name w:val="text"/>
    <w:rsid w:val="00F713B7"/>
  </w:style>
  <w:style w:type="character" w:customStyle="1" w:styleId="UnresolvedMention1">
    <w:name w:val="Unresolved Mention1"/>
    <w:basedOn w:val="DefaultParagraphFont"/>
    <w:uiPriority w:val="99"/>
    <w:semiHidden/>
    <w:unhideWhenUsed/>
    <w:rsid w:val="00442232"/>
    <w:rPr>
      <w:color w:val="605E5C"/>
      <w:shd w:val="clear" w:color="auto" w:fill="E1DFDD"/>
    </w:rPr>
  </w:style>
  <w:style w:type="character" w:customStyle="1" w:styleId="gi">
    <w:name w:val="gi"/>
    <w:basedOn w:val="DefaultParagraphFont"/>
    <w:rsid w:val="00442232"/>
  </w:style>
  <w:style w:type="character" w:customStyle="1" w:styleId="Heading3Char">
    <w:name w:val="Heading 3 Char"/>
    <w:basedOn w:val="DefaultParagraphFont"/>
    <w:link w:val="Heading3"/>
    <w:rsid w:val="00BC79E0"/>
    <w:rPr>
      <w:rFonts w:ascii="Calibri Light" w:eastAsia="Times New Roman" w:hAnsi="Calibri Light" w:cs="Times New Roman"/>
      <w:b/>
      <w:bCs/>
      <w:sz w:val="26"/>
      <w:szCs w:val="26"/>
      <w:lang w:eastAsia="ar-SA"/>
    </w:rPr>
  </w:style>
  <w:style w:type="paragraph" w:styleId="Header">
    <w:name w:val="header"/>
    <w:basedOn w:val="Normal"/>
    <w:link w:val="HeaderChar"/>
    <w:uiPriority w:val="99"/>
    <w:rsid w:val="00BC79E0"/>
    <w:pPr>
      <w:tabs>
        <w:tab w:val="center" w:pos="4153"/>
        <w:tab w:val="right" w:pos="8306"/>
      </w:tabs>
      <w:bidi/>
      <w:spacing w:after="0" w:line="240" w:lineRule="auto"/>
    </w:pPr>
    <w:rPr>
      <w:rFonts w:ascii="Times New Roman" w:eastAsia="Calibri" w:hAnsi="Times New Roman" w:cs="Times New Roman"/>
      <w:sz w:val="24"/>
      <w:szCs w:val="24"/>
      <w:lang w:val="x-none" w:eastAsia="ar-SA"/>
    </w:rPr>
  </w:style>
  <w:style w:type="character" w:customStyle="1" w:styleId="HeaderChar">
    <w:name w:val="Header Char"/>
    <w:basedOn w:val="DefaultParagraphFont"/>
    <w:link w:val="Header"/>
    <w:uiPriority w:val="99"/>
    <w:rsid w:val="00BC79E0"/>
    <w:rPr>
      <w:rFonts w:ascii="Times New Roman" w:eastAsia="Calibri" w:hAnsi="Times New Roman" w:cs="Times New Roman"/>
      <w:sz w:val="24"/>
      <w:szCs w:val="24"/>
      <w:lang w:val="x-none" w:eastAsia="ar-SA"/>
    </w:rPr>
  </w:style>
  <w:style w:type="paragraph" w:styleId="NormalWeb">
    <w:name w:val="Normal (Web)"/>
    <w:basedOn w:val="Normal"/>
    <w:uiPriority w:val="99"/>
    <w:semiHidden/>
    <w:rsid w:val="00BC79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BC79E0"/>
    <w:rPr>
      <w:i/>
      <w:iCs/>
    </w:rPr>
  </w:style>
  <w:style w:type="character" w:customStyle="1" w:styleId="author-ref">
    <w:name w:val="author-ref"/>
    <w:rsid w:val="00BC79E0"/>
  </w:style>
  <w:style w:type="character" w:customStyle="1" w:styleId="al-author-info-wrap">
    <w:name w:val="al-author-info-wrap"/>
    <w:rsid w:val="00BC79E0"/>
  </w:style>
  <w:style w:type="paragraph" w:styleId="Footer">
    <w:name w:val="footer"/>
    <w:basedOn w:val="Normal"/>
    <w:link w:val="FooterChar"/>
    <w:uiPriority w:val="99"/>
    <w:unhideWhenUsed/>
    <w:rsid w:val="006A56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65D"/>
  </w:style>
  <w:style w:type="character" w:styleId="PlaceholderText">
    <w:name w:val="Placeholder Text"/>
    <w:basedOn w:val="DefaultParagraphFont"/>
    <w:uiPriority w:val="99"/>
    <w:semiHidden/>
    <w:rsid w:val="00085A3D"/>
    <w:rPr>
      <w:color w:val="808080"/>
    </w:rPr>
  </w:style>
  <w:style w:type="paragraph" w:customStyle="1" w:styleId="c-author-listitem">
    <w:name w:val="c-author-list__item"/>
    <w:basedOn w:val="Normal"/>
    <w:rsid w:val="00095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57A7"/>
    <w:rPr>
      <w:rFonts w:asciiTheme="majorHAnsi" w:eastAsiaTheme="majorEastAsia" w:hAnsiTheme="majorHAnsi" w:cstheme="majorBidi"/>
      <w:color w:val="2F5496" w:themeColor="accent1" w:themeShade="BF"/>
      <w:sz w:val="26"/>
      <w:szCs w:val="26"/>
    </w:rPr>
  </w:style>
  <w:style w:type="character" w:customStyle="1" w:styleId="u-visually-hidden">
    <w:name w:val="u-visually-hidden"/>
    <w:basedOn w:val="DefaultParagraphFont"/>
    <w:rsid w:val="009E576F"/>
  </w:style>
  <w:style w:type="character" w:styleId="FollowedHyperlink">
    <w:name w:val="FollowedHyperlink"/>
    <w:basedOn w:val="DefaultParagraphFont"/>
    <w:uiPriority w:val="99"/>
    <w:semiHidden/>
    <w:unhideWhenUsed/>
    <w:rsid w:val="00D3298E"/>
    <w:rPr>
      <w:color w:val="954F72" w:themeColor="followedHyperlink"/>
      <w:u w:val="single"/>
    </w:rPr>
  </w:style>
  <w:style w:type="character" w:styleId="CommentReference">
    <w:name w:val="annotation reference"/>
    <w:basedOn w:val="DefaultParagraphFont"/>
    <w:uiPriority w:val="99"/>
    <w:semiHidden/>
    <w:unhideWhenUsed/>
    <w:rsid w:val="004566EA"/>
    <w:rPr>
      <w:sz w:val="16"/>
      <w:szCs w:val="16"/>
    </w:rPr>
  </w:style>
  <w:style w:type="paragraph" w:styleId="CommentText">
    <w:name w:val="annotation text"/>
    <w:basedOn w:val="Normal"/>
    <w:link w:val="CommentTextChar"/>
    <w:uiPriority w:val="99"/>
    <w:unhideWhenUsed/>
    <w:rsid w:val="004566EA"/>
    <w:pPr>
      <w:spacing w:line="240" w:lineRule="auto"/>
    </w:pPr>
    <w:rPr>
      <w:sz w:val="20"/>
      <w:szCs w:val="20"/>
    </w:rPr>
  </w:style>
  <w:style w:type="character" w:customStyle="1" w:styleId="CommentTextChar">
    <w:name w:val="Comment Text Char"/>
    <w:basedOn w:val="DefaultParagraphFont"/>
    <w:link w:val="CommentText"/>
    <w:uiPriority w:val="99"/>
    <w:rsid w:val="004566EA"/>
    <w:rPr>
      <w:sz w:val="20"/>
      <w:szCs w:val="20"/>
    </w:rPr>
  </w:style>
  <w:style w:type="paragraph" w:styleId="CommentSubject">
    <w:name w:val="annotation subject"/>
    <w:basedOn w:val="CommentText"/>
    <w:next w:val="CommentText"/>
    <w:link w:val="CommentSubjectChar"/>
    <w:uiPriority w:val="99"/>
    <w:semiHidden/>
    <w:unhideWhenUsed/>
    <w:rsid w:val="004566EA"/>
    <w:rPr>
      <w:b/>
      <w:bCs/>
    </w:rPr>
  </w:style>
  <w:style w:type="character" w:customStyle="1" w:styleId="CommentSubjectChar">
    <w:name w:val="Comment Subject Char"/>
    <w:basedOn w:val="CommentTextChar"/>
    <w:link w:val="CommentSubject"/>
    <w:uiPriority w:val="99"/>
    <w:semiHidden/>
    <w:rsid w:val="004566EA"/>
    <w:rPr>
      <w:b/>
      <w:bCs/>
      <w:sz w:val="20"/>
      <w:szCs w:val="20"/>
    </w:rPr>
  </w:style>
  <w:style w:type="paragraph" w:styleId="BalloonText">
    <w:name w:val="Balloon Text"/>
    <w:basedOn w:val="Normal"/>
    <w:link w:val="BalloonTextChar"/>
    <w:uiPriority w:val="99"/>
    <w:semiHidden/>
    <w:unhideWhenUsed/>
    <w:rsid w:val="00456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66EA"/>
    <w:rPr>
      <w:rFonts w:ascii="Segoe UI" w:hAnsi="Segoe UI" w:cs="Segoe UI"/>
      <w:sz w:val="18"/>
      <w:szCs w:val="18"/>
    </w:rPr>
  </w:style>
  <w:style w:type="character" w:styleId="Strong">
    <w:name w:val="Strong"/>
    <w:basedOn w:val="DefaultParagraphFont"/>
    <w:uiPriority w:val="22"/>
    <w:qFormat/>
    <w:rsid w:val="00D4535C"/>
    <w:rPr>
      <w:b/>
      <w:bCs/>
    </w:rPr>
  </w:style>
  <w:style w:type="paragraph" w:styleId="BodyText">
    <w:name w:val="Body Text"/>
    <w:basedOn w:val="Normal"/>
    <w:link w:val="BodyTextChar"/>
    <w:rsid w:val="000D69DD"/>
    <w:pPr>
      <w:spacing w:after="0" w:line="240" w:lineRule="auto"/>
      <w:jc w:val="both"/>
    </w:pPr>
    <w:rPr>
      <w:rFonts w:ascii="Times New Roman" w:eastAsia="Times New Roman" w:hAnsi="Times New Roman" w:cs="Times New Roman"/>
      <w:szCs w:val="20"/>
    </w:rPr>
  </w:style>
  <w:style w:type="character" w:customStyle="1" w:styleId="BodyTextChar">
    <w:name w:val="Body Text Char"/>
    <w:basedOn w:val="DefaultParagraphFont"/>
    <w:link w:val="BodyText"/>
    <w:rsid w:val="000D69DD"/>
    <w:rPr>
      <w:rFonts w:ascii="Times New Roman" w:eastAsia="Times New Roman" w:hAnsi="Times New Roman" w:cs="Times New Roman"/>
      <w:szCs w:val="20"/>
    </w:rPr>
  </w:style>
  <w:style w:type="paragraph" w:styleId="FootnoteText">
    <w:name w:val="footnote text"/>
    <w:basedOn w:val="Normal"/>
    <w:link w:val="FootnoteTextChar"/>
    <w:uiPriority w:val="99"/>
    <w:semiHidden/>
    <w:unhideWhenUsed/>
    <w:rsid w:val="006548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4837"/>
    <w:rPr>
      <w:sz w:val="20"/>
      <w:szCs w:val="20"/>
      <w:lang w:val="en-GB"/>
    </w:rPr>
  </w:style>
  <w:style w:type="character" w:styleId="FootnoteReference">
    <w:name w:val="footnote reference"/>
    <w:basedOn w:val="DefaultParagraphFont"/>
    <w:uiPriority w:val="99"/>
    <w:semiHidden/>
    <w:unhideWhenUsed/>
    <w:rsid w:val="00654837"/>
    <w:rPr>
      <w:vertAlign w:val="superscript"/>
    </w:rPr>
  </w:style>
  <w:style w:type="paragraph" w:customStyle="1" w:styleId="paragraph">
    <w:name w:val="paragraph"/>
    <w:basedOn w:val="Normal"/>
    <w:rsid w:val="00120E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20ECD"/>
  </w:style>
  <w:style w:type="character" w:customStyle="1" w:styleId="eop">
    <w:name w:val="eop"/>
    <w:basedOn w:val="DefaultParagraphFont"/>
    <w:rsid w:val="00120ECD"/>
  </w:style>
  <w:style w:type="character" w:styleId="EndnoteReference">
    <w:name w:val="endnote reference"/>
    <w:basedOn w:val="DefaultParagraphFont"/>
    <w:uiPriority w:val="99"/>
    <w:semiHidden/>
    <w:unhideWhenUsed/>
    <w:rsid w:val="00357DD7"/>
    <w:rPr>
      <w:vertAlign w:val="superscript"/>
    </w:rPr>
  </w:style>
  <w:style w:type="character" w:customStyle="1" w:styleId="jlqj4b">
    <w:name w:val="jlqj4b"/>
    <w:basedOn w:val="DefaultParagraphFont"/>
    <w:rsid w:val="005E143C"/>
  </w:style>
  <w:style w:type="paragraph" w:styleId="Revision">
    <w:name w:val="Revision"/>
    <w:hidden/>
    <w:uiPriority w:val="99"/>
    <w:semiHidden/>
    <w:rsid w:val="00051FF7"/>
    <w:pPr>
      <w:spacing w:after="0" w:line="240" w:lineRule="auto"/>
    </w:pPr>
  </w:style>
  <w:style w:type="character" w:customStyle="1" w:styleId="orcid-id-https">
    <w:name w:val="orcid-id-https"/>
    <w:basedOn w:val="DefaultParagraphFont"/>
    <w:rsid w:val="00E13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27514">
      <w:bodyDiv w:val="1"/>
      <w:marLeft w:val="0"/>
      <w:marRight w:val="0"/>
      <w:marTop w:val="0"/>
      <w:marBottom w:val="0"/>
      <w:divBdr>
        <w:top w:val="none" w:sz="0" w:space="0" w:color="auto"/>
        <w:left w:val="none" w:sz="0" w:space="0" w:color="auto"/>
        <w:bottom w:val="none" w:sz="0" w:space="0" w:color="auto"/>
        <w:right w:val="none" w:sz="0" w:space="0" w:color="auto"/>
      </w:divBdr>
    </w:div>
    <w:div w:id="44138486">
      <w:bodyDiv w:val="1"/>
      <w:marLeft w:val="0"/>
      <w:marRight w:val="0"/>
      <w:marTop w:val="0"/>
      <w:marBottom w:val="0"/>
      <w:divBdr>
        <w:top w:val="none" w:sz="0" w:space="0" w:color="auto"/>
        <w:left w:val="none" w:sz="0" w:space="0" w:color="auto"/>
        <w:bottom w:val="none" w:sz="0" w:space="0" w:color="auto"/>
        <w:right w:val="none" w:sz="0" w:space="0" w:color="auto"/>
      </w:divBdr>
    </w:div>
    <w:div w:id="44303600">
      <w:bodyDiv w:val="1"/>
      <w:marLeft w:val="0"/>
      <w:marRight w:val="0"/>
      <w:marTop w:val="0"/>
      <w:marBottom w:val="0"/>
      <w:divBdr>
        <w:top w:val="none" w:sz="0" w:space="0" w:color="auto"/>
        <w:left w:val="none" w:sz="0" w:space="0" w:color="auto"/>
        <w:bottom w:val="none" w:sz="0" w:space="0" w:color="auto"/>
        <w:right w:val="none" w:sz="0" w:space="0" w:color="auto"/>
      </w:divBdr>
    </w:div>
    <w:div w:id="153448120">
      <w:bodyDiv w:val="1"/>
      <w:marLeft w:val="0"/>
      <w:marRight w:val="0"/>
      <w:marTop w:val="0"/>
      <w:marBottom w:val="0"/>
      <w:divBdr>
        <w:top w:val="none" w:sz="0" w:space="0" w:color="auto"/>
        <w:left w:val="none" w:sz="0" w:space="0" w:color="auto"/>
        <w:bottom w:val="none" w:sz="0" w:space="0" w:color="auto"/>
        <w:right w:val="none" w:sz="0" w:space="0" w:color="auto"/>
      </w:divBdr>
    </w:div>
    <w:div w:id="171452385">
      <w:bodyDiv w:val="1"/>
      <w:marLeft w:val="0"/>
      <w:marRight w:val="0"/>
      <w:marTop w:val="0"/>
      <w:marBottom w:val="0"/>
      <w:divBdr>
        <w:top w:val="none" w:sz="0" w:space="0" w:color="auto"/>
        <w:left w:val="none" w:sz="0" w:space="0" w:color="auto"/>
        <w:bottom w:val="none" w:sz="0" w:space="0" w:color="auto"/>
        <w:right w:val="none" w:sz="0" w:space="0" w:color="auto"/>
      </w:divBdr>
    </w:div>
    <w:div w:id="255944539">
      <w:bodyDiv w:val="1"/>
      <w:marLeft w:val="0"/>
      <w:marRight w:val="0"/>
      <w:marTop w:val="0"/>
      <w:marBottom w:val="0"/>
      <w:divBdr>
        <w:top w:val="none" w:sz="0" w:space="0" w:color="auto"/>
        <w:left w:val="none" w:sz="0" w:space="0" w:color="auto"/>
        <w:bottom w:val="none" w:sz="0" w:space="0" w:color="auto"/>
        <w:right w:val="none" w:sz="0" w:space="0" w:color="auto"/>
      </w:divBdr>
    </w:div>
    <w:div w:id="339703564">
      <w:bodyDiv w:val="1"/>
      <w:marLeft w:val="0"/>
      <w:marRight w:val="0"/>
      <w:marTop w:val="0"/>
      <w:marBottom w:val="0"/>
      <w:divBdr>
        <w:top w:val="none" w:sz="0" w:space="0" w:color="auto"/>
        <w:left w:val="none" w:sz="0" w:space="0" w:color="auto"/>
        <w:bottom w:val="none" w:sz="0" w:space="0" w:color="auto"/>
        <w:right w:val="none" w:sz="0" w:space="0" w:color="auto"/>
      </w:divBdr>
    </w:div>
    <w:div w:id="403114141">
      <w:bodyDiv w:val="1"/>
      <w:marLeft w:val="0"/>
      <w:marRight w:val="0"/>
      <w:marTop w:val="0"/>
      <w:marBottom w:val="0"/>
      <w:divBdr>
        <w:top w:val="none" w:sz="0" w:space="0" w:color="auto"/>
        <w:left w:val="none" w:sz="0" w:space="0" w:color="auto"/>
        <w:bottom w:val="none" w:sz="0" w:space="0" w:color="auto"/>
        <w:right w:val="none" w:sz="0" w:space="0" w:color="auto"/>
      </w:divBdr>
    </w:div>
    <w:div w:id="411049812">
      <w:bodyDiv w:val="1"/>
      <w:marLeft w:val="0"/>
      <w:marRight w:val="0"/>
      <w:marTop w:val="0"/>
      <w:marBottom w:val="0"/>
      <w:divBdr>
        <w:top w:val="none" w:sz="0" w:space="0" w:color="auto"/>
        <w:left w:val="none" w:sz="0" w:space="0" w:color="auto"/>
        <w:bottom w:val="none" w:sz="0" w:space="0" w:color="auto"/>
        <w:right w:val="none" w:sz="0" w:space="0" w:color="auto"/>
      </w:divBdr>
    </w:div>
    <w:div w:id="567964518">
      <w:bodyDiv w:val="1"/>
      <w:marLeft w:val="0"/>
      <w:marRight w:val="0"/>
      <w:marTop w:val="0"/>
      <w:marBottom w:val="0"/>
      <w:divBdr>
        <w:top w:val="none" w:sz="0" w:space="0" w:color="auto"/>
        <w:left w:val="none" w:sz="0" w:space="0" w:color="auto"/>
        <w:bottom w:val="none" w:sz="0" w:space="0" w:color="auto"/>
        <w:right w:val="none" w:sz="0" w:space="0" w:color="auto"/>
      </w:divBdr>
    </w:div>
    <w:div w:id="589235840">
      <w:bodyDiv w:val="1"/>
      <w:marLeft w:val="0"/>
      <w:marRight w:val="0"/>
      <w:marTop w:val="0"/>
      <w:marBottom w:val="0"/>
      <w:divBdr>
        <w:top w:val="none" w:sz="0" w:space="0" w:color="auto"/>
        <w:left w:val="none" w:sz="0" w:space="0" w:color="auto"/>
        <w:bottom w:val="none" w:sz="0" w:space="0" w:color="auto"/>
        <w:right w:val="none" w:sz="0" w:space="0" w:color="auto"/>
      </w:divBdr>
    </w:div>
    <w:div w:id="703479509">
      <w:bodyDiv w:val="1"/>
      <w:marLeft w:val="0"/>
      <w:marRight w:val="0"/>
      <w:marTop w:val="0"/>
      <w:marBottom w:val="0"/>
      <w:divBdr>
        <w:top w:val="none" w:sz="0" w:space="0" w:color="auto"/>
        <w:left w:val="none" w:sz="0" w:space="0" w:color="auto"/>
        <w:bottom w:val="none" w:sz="0" w:space="0" w:color="auto"/>
        <w:right w:val="none" w:sz="0" w:space="0" w:color="auto"/>
      </w:divBdr>
      <w:divsChild>
        <w:div w:id="1350792675">
          <w:marLeft w:val="0"/>
          <w:marRight w:val="0"/>
          <w:marTop w:val="0"/>
          <w:marBottom w:val="0"/>
          <w:divBdr>
            <w:top w:val="none" w:sz="0" w:space="0" w:color="auto"/>
            <w:left w:val="none" w:sz="0" w:space="0" w:color="auto"/>
            <w:bottom w:val="none" w:sz="0" w:space="0" w:color="auto"/>
            <w:right w:val="none" w:sz="0" w:space="0" w:color="auto"/>
          </w:divBdr>
          <w:divsChild>
            <w:div w:id="19710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090">
      <w:bodyDiv w:val="1"/>
      <w:marLeft w:val="0"/>
      <w:marRight w:val="0"/>
      <w:marTop w:val="0"/>
      <w:marBottom w:val="0"/>
      <w:divBdr>
        <w:top w:val="none" w:sz="0" w:space="0" w:color="auto"/>
        <w:left w:val="none" w:sz="0" w:space="0" w:color="auto"/>
        <w:bottom w:val="none" w:sz="0" w:space="0" w:color="auto"/>
        <w:right w:val="none" w:sz="0" w:space="0" w:color="auto"/>
      </w:divBdr>
    </w:div>
    <w:div w:id="881793194">
      <w:bodyDiv w:val="1"/>
      <w:marLeft w:val="0"/>
      <w:marRight w:val="0"/>
      <w:marTop w:val="0"/>
      <w:marBottom w:val="0"/>
      <w:divBdr>
        <w:top w:val="none" w:sz="0" w:space="0" w:color="auto"/>
        <w:left w:val="none" w:sz="0" w:space="0" w:color="auto"/>
        <w:bottom w:val="none" w:sz="0" w:space="0" w:color="auto"/>
        <w:right w:val="none" w:sz="0" w:space="0" w:color="auto"/>
      </w:divBdr>
    </w:div>
    <w:div w:id="996347236">
      <w:bodyDiv w:val="1"/>
      <w:marLeft w:val="0"/>
      <w:marRight w:val="0"/>
      <w:marTop w:val="0"/>
      <w:marBottom w:val="0"/>
      <w:divBdr>
        <w:top w:val="none" w:sz="0" w:space="0" w:color="auto"/>
        <w:left w:val="none" w:sz="0" w:space="0" w:color="auto"/>
        <w:bottom w:val="none" w:sz="0" w:space="0" w:color="auto"/>
        <w:right w:val="none" w:sz="0" w:space="0" w:color="auto"/>
      </w:divBdr>
    </w:div>
    <w:div w:id="1000620487">
      <w:bodyDiv w:val="1"/>
      <w:marLeft w:val="0"/>
      <w:marRight w:val="0"/>
      <w:marTop w:val="0"/>
      <w:marBottom w:val="0"/>
      <w:divBdr>
        <w:top w:val="none" w:sz="0" w:space="0" w:color="auto"/>
        <w:left w:val="none" w:sz="0" w:space="0" w:color="auto"/>
        <w:bottom w:val="none" w:sz="0" w:space="0" w:color="auto"/>
        <w:right w:val="none" w:sz="0" w:space="0" w:color="auto"/>
      </w:divBdr>
    </w:div>
    <w:div w:id="1031416161">
      <w:bodyDiv w:val="1"/>
      <w:marLeft w:val="0"/>
      <w:marRight w:val="0"/>
      <w:marTop w:val="0"/>
      <w:marBottom w:val="0"/>
      <w:divBdr>
        <w:top w:val="none" w:sz="0" w:space="0" w:color="auto"/>
        <w:left w:val="none" w:sz="0" w:space="0" w:color="auto"/>
        <w:bottom w:val="none" w:sz="0" w:space="0" w:color="auto"/>
        <w:right w:val="none" w:sz="0" w:space="0" w:color="auto"/>
      </w:divBdr>
    </w:div>
    <w:div w:id="1080374332">
      <w:bodyDiv w:val="1"/>
      <w:marLeft w:val="0"/>
      <w:marRight w:val="0"/>
      <w:marTop w:val="0"/>
      <w:marBottom w:val="0"/>
      <w:divBdr>
        <w:top w:val="none" w:sz="0" w:space="0" w:color="auto"/>
        <w:left w:val="none" w:sz="0" w:space="0" w:color="auto"/>
        <w:bottom w:val="none" w:sz="0" w:space="0" w:color="auto"/>
        <w:right w:val="none" w:sz="0" w:space="0" w:color="auto"/>
      </w:divBdr>
    </w:div>
    <w:div w:id="1094281291">
      <w:bodyDiv w:val="1"/>
      <w:marLeft w:val="0"/>
      <w:marRight w:val="0"/>
      <w:marTop w:val="0"/>
      <w:marBottom w:val="0"/>
      <w:divBdr>
        <w:top w:val="none" w:sz="0" w:space="0" w:color="auto"/>
        <w:left w:val="none" w:sz="0" w:space="0" w:color="auto"/>
        <w:bottom w:val="none" w:sz="0" w:space="0" w:color="auto"/>
        <w:right w:val="none" w:sz="0" w:space="0" w:color="auto"/>
      </w:divBdr>
    </w:div>
    <w:div w:id="1117019912">
      <w:bodyDiv w:val="1"/>
      <w:marLeft w:val="0"/>
      <w:marRight w:val="0"/>
      <w:marTop w:val="0"/>
      <w:marBottom w:val="0"/>
      <w:divBdr>
        <w:top w:val="none" w:sz="0" w:space="0" w:color="auto"/>
        <w:left w:val="none" w:sz="0" w:space="0" w:color="auto"/>
        <w:bottom w:val="none" w:sz="0" w:space="0" w:color="auto"/>
        <w:right w:val="none" w:sz="0" w:space="0" w:color="auto"/>
      </w:divBdr>
    </w:div>
    <w:div w:id="1170951745">
      <w:bodyDiv w:val="1"/>
      <w:marLeft w:val="0"/>
      <w:marRight w:val="0"/>
      <w:marTop w:val="0"/>
      <w:marBottom w:val="0"/>
      <w:divBdr>
        <w:top w:val="none" w:sz="0" w:space="0" w:color="auto"/>
        <w:left w:val="none" w:sz="0" w:space="0" w:color="auto"/>
        <w:bottom w:val="none" w:sz="0" w:space="0" w:color="auto"/>
        <w:right w:val="none" w:sz="0" w:space="0" w:color="auto"/>
      </w:divBdr>
    </w:div>
    <w:div w:id="1248688946">
      <w:bodyDiv w:val="1"/>
      <w:marLeft w:val="0"/>
      <w:marRight w:val="0"/>
      <w:marTop w:val="0"/>
      <w:marBottom w:val="0"/>
      <w:divBdr>
        <w:top w:val="none" w:sz="0" w:space="0" w:color="auto"/>
        <w:left w:val="none" w:sz="0" w:space="0" w:color="auto"/>
        <w:bottom w:val="none" w:sz="0" w:space="0" w:color="auto"/>
        <w:right w:val="none" w:sz="0" w:space="0" w:color="auto"/>
      </w:divBdr>
    </w:div>
    <w:div w:id="1250652724">
      <w:bodyDiv w:val="1"/>
      <w:marLeft w:val="0"/>
      <w:marRight w:val="0"/>
      <w:marTop w:val="0"/>
      <w:marBottom w:val="0"/>
      <w:divBdr>
        <w:top w:val="none" w:sz="0" w:space="0" w:color="auto"/>
        <w:left w:val="none" w:sz="0" w:space="0" w:color="auto"/>
        <w:bottom w:val="none" w:sz="0" w:space="0" w:color="auto"/>
        <w:right w:val="none" w:sz="0" w:space="0" w:color="auto"/>
      </w:divBdr>
    </w:div>
    <w:div w:id="1251885298">
      <w:bodyDiv w:val="1"/>
      <w:marLeft w:val="0"/>
      <w:marRight w:val="0"/>
      <w:marTop w:val="0"/>
      <w:marBottom w:val="0"/>
      <w:divBdr>
        <w:top w:val="none" w:sz="0" w:space="0" w:color="auto"/>
        <w:left w:val="none" w:sz="0" w:space="0" w:color="auto"/>
        <w:bottom w:val="none" w:sz="0" w:space="0" w:color="auto"/>
        <w:right w:val="none" w:sz="0" w:space="0" w:color="auto"/>
      </w:divBdr>
    </w:div>
    <w:div w:id="1331254378">
      <w:bodyDiv w:val="1"/>
      <w:marLeft w:val="0"/>
      <w:marRight w:val="0"/>
      <w:marTop w:val="0"/>
      <w:marBottom w:val="0"/>
      <w:divBdr>
        <w:top w:val="none" w:sz="0" w:space="0" w:color="auto"/>
        <w:left w:val="none" w:sz="0" w:space="0" w:color="auto"/>
        <w:bottom w:val="none" w:sz="0" w:space="0" w:color="auto"/>
        <w:right w:val="none" w:sz="0" w:space="0" w:color="auto"/>
      </w:divBdr>
    </w:div>
    <w:div w:id="1397120120">
      <w:bodyDiv w:val="1"/>
      <w:marLeft w:val="0"/>
      <w:marRight w:val="0"/>
      <w:marTop w:val="0"/>
      <w:marBottom w:val="0"/>
      <w:divBdr>
        <w:top w:val="none" w:sz="0" w:space="0" w:color="auto"/>
        <w:left w:val="none" w:sz="0" w:space="0" w:color="auto"/>
        <w:bottom w:val="none" w:sz="0" w:space="0" w:color="auto"/>
        <w:right w:val="none" w:sz="0" w:space="0" w:color="auto"/>
      </w:divBdr>
    </w:div>
    <w:div w:id="1422919966">
      <w:bodyDiv w:val="1"/>
      <w:marLeft w:val="0"/>
      <w:marRight w:val="0"/>
      <w:marTop w:val="0"/>
      <w:marBottom w:val="0"/>
      <w:divBdr>
        <w:top w:val="none" w:sz="0" w:space="0" w:color="auto"/>
        <w:left w:val="none" w:sz="0" w:space="0" w:color="auto"/>
        <w:bottom w:val="none" w:sz="0" w:space="0" w:color="auto"/>
        <w:right w:val="none" w:sz="0" w:space="0" w:color="auto"/>
      </w:divBdr>
    </w:div>
    <w:div w:id="1506938675">
      <w:bodyDiv w:val="1"/>
      <w:marLeft w:val="0"/>
      <w:marRight w:val="0"/>
      <w:marTop w:val="0"/>
      <w:marBottom w:val="0"/>
      <w:divBdr>
        <w:top w:val="none" w:sz="0" w:space="0" w:color="auto"/>
        <w:left w:val="none" w:sz="0" w:space="0" w:color="auto"/>
        <w:bottom w:val="none" w:sz="0" w:space="0" w:color="auto"/>
        <w:right w:val="none" w:sz="0" w:space="0" w:color="auto"/>
      </w:divBdr>
    </w:div>
    <w:div w:id="1517186303">
      <w:bodyDiv w:val="1"/>
      <w:marLeft w:val="0"/>
      <w:marRight w:val="0"/>
      <w:marTop w:val="0"/>
      <w:marBottom w:val="0"/>
      <w:divBdr>
        <w:top w:val="none" w:sz="0" w:space="0" w:color="auto"/>
        <w:left w:val="none" w:sz="0" w:space="0" w:color="auto"/>
        <w:bottom w:val="none" w:sz="0" w:space="0" w:color="auto"/>
        <w:right w:val="none" w:sz="0" w:space="0" w:color="auto"/>
      </w:divBdr>
    </w:div>
    <w:div w:id="1544946204">
      <w:bodyDiv w:val="1"/>
      <w:marLeft w:val="0"/>
      <w:marRight w:val="0"/>
      <w:marTop w:val="0"/>
      <w:marBottom w:val="0"/>
      <w:divBdr>
        <w:top w:val="none" w:sz="0" w:space="0" w:color="auto"/>
        <w:left w:val="none" w:sz="0" w:space="0" w:color="auto"/>
        <w:bottom w:val="none" w:sz="0" w:space="0" w:color="auto"/>
        <w:right w:val="none" w:sz="0" w:space="0" w:color="auto"/>
      </w:divBdr>
    </w:div>
    <w:div w:id="1592158352">
      <w:bodyDiv w:val="1"/>
      <w:marLeft w:val="0"/>
      <w:marRight w:val="0"/>
      <w:marTop w:val="0"/>
      <w:marBottom w:val="0"/>
      <w:divBdr>
        <w:top w:val="none" w:sz="0" w:space="0" w:color="auto"/>
        <w:left w:val="none" w:sz="0" w:space="0" w:color="auto"/>
        <w:bottom w:val="none" w:sz="0" w:space="0" w:color="auto"/>
        <w:right w:val="none" w:sz="0" w:space="0" w:color="auto"/>
      </w:divBdr>
    </w:div>
    <w:div w:id="1681732054">
      <w:bodyDiv w:val="1"/>
      <w:marLeft w:val="0"/>
      <w:marRight w:val="0"/>
      <w:marTop w:val="0"/>
      <w:marBottom w:val="0"/>
      <w:divBdr>
        <w:top w:val="none" w:sz="0" w:space="0" w:color="auto"/>
        <w:left w:val="none" w:sz="0" w:space="0" w:color="auto"/>
        <w:bottom w:val="none" w:sz="0" w:space="0" w:color="auto"/>
        <w:right w:val="none" w:sz="0" w:space="0" w:color="auto"/>
      </w:divBdr>
    </w:div>
    <w:div w:id="1712221698">
      <w:bodyDiv w:val="1"/>
      <w:marLeft w:val="0"/>
      <w:marRight w:val="0"/>
      <w:marTop w:val="0"/>
      <w:marBottom w:val="0"/>
      <w:divBdr>
        <w:top w:val="none" w:sz="0" w:space="0" w:color="auto"/>
        <w:left w:val="none" w:sz="0" w:space="0" w:color="auto"/>
        <w:bottom w:val="none" w:sz="0" w:space="0" w:color="auto"/>
        <w:right w:val="none" w:sz="0" w:space="0" w:color="auto"/>
      </w:divBdr>
    </w:div>
    <w:div w:id="1762943179">
      <w:bodyDiv w:val="1"/>
      <w:marLeft w:val="0"/>
      <w:marRight w:val="0"/>
      <w:marTop w:val="0"/>
      <w:marBottom w:val="0"/>
      <w:divBdr>
        <w:top w:val="none" w:sz="0" w:space="0" w:color="auto"/>
        <w:left w:val="none" w:sz="0" w:space="0" w:color="auto"/>
        <w:bottom w:val="none" w:sz="0" w:space="0" w:color="auto"/>
        <w:right w:val="none" w:sz="0" w:space="0" w:color="auto"/>
      </w:divBdr>
    </w:div>
    <w:div w:id="1764645941">
      <w:bodyDiv w:val="1"/>
      <w:marLeft w:val="0"/>
      <w:marRight w:val="0"/>
      <w:marTop w:val="0"/>
      <w:marBottom w:val="0"/>
      <w:divBdr>
        <w:top w:val="none" w:sz="0" w:space="0" w:color="auto"/>
        <w:left w:val="none" w:sz="0" w:space="0" w:color="auto"/>
        <w:bottom w:val="none" w:sz="0" w:space="0" w:color="auto"/>
        <w:right w:val="none" w:sz="0" w:space="0" w:color="auto"/>
      </w:divBdr>
    </w:div>
    <w:div w:id="1777170754">
      <w:bodyDiv w:val="1"/>
      <w:marLeft w:val="0"/>
      <w:marRight w:val="0"/>
      <w:marTop w:val="0"/>
      <w:marBottom w:val="0"/>
      <w:divBdr>
        <w:top w:val="none" w:sz="0" w:space="0" w:color="auto"/>
        <w:left w:val="none" w:sz="0" w:space="0" w:color="auto"/>
        <w:bottom w:val="none" w:sz="0" w:space="0" w:color="auto"/>
        <w:right w:val="none" w:sz="0" w:space="0" w:color="auto"/>
      </w:divBdr>
    </w:div>
    <w:div w:id="1813061982">
      <w:bodyDiv w:val="1"/>
      <w:marLeft w:val="0"/>
      <w:marRight w:val="0"/>
      <w:marTop w:val="0"/>
      <w:marBottom w:val="0"/>
      <w:divBdr>
        <w:top w:val="none" w:sz="0" w:space="0" w:color="auto"/>
        <w:left w:val="none" w:sz="0" w:space="0" w:color="auto"/>
        <w:bottom w:val="none" w:sz="0" w:space="0" w:color="auto"/>
        <w:right w:val="none" w:sz="0" w:space="0" w:color="auto"/>
      </w:divBdr>
    </w:div>
    <w:div w:id="1931305060">
      <w:bodyDiv w:val="1"/>
      <w:marLeft w:val="0"/>
      <w:marRight w:val="0"/>
      <w:marTop w:val="0"/>
      <w:marBottom w:val="0"/>
      <w:divBdr>
        <w:top w:val="none" w:sz="0" w:space="0" w:color="auto"/>
        <w:left w:val="none" w:sz="0" w:space="0" w:color="auto"/>
        <w:bottom w:val="none" w:sz="0" w:space="0" w:color="auto"/>
        <w:right w:val="none" w:sz="0" w:space="0" w:color="auto"/>
      </w:divBdr>
    </w:div>
    <w:div w:id="1987662781">
      <w:bodyDiv w:val="1"/>
      <w:marLeft w:val="0"/>
      <w:marRight w:val="0"/>
      <w:marTop w:val="0"/>
      <w:marBottom w:val="0"/>
      <w:divBdr>
        <w:top w:val="none" w:sz="0" w:space="0" w:color="auto"/>
        <w:left w:val="none" w:sz="0" w:space="0" w:color="auto"/>
        <w:bottom w:val="none" w:sz="0" w:space="0" w:color="auto"/>
        <w:right w:val="none" w:sz="0" w:space="0" w:color="auto"/>
      </w:divBdr>
      <w:divsChild>
        <w:div w:id="1096561010">
          <w:marLeft w:val="0"/>
          <w:marRight w:val="0"/>
          <w:marTop w:val="0"/>
          <w:marBottom w:val="0"/>
          <w:divBdr>
            <w:top w:val="none" w:sz="0" w:space="0" w:color="auto"/>
            <w:left w:val="none" w:sz="0" w:space="0" w:color="auto"/>
            <w:bottom w:val="none" w:sz="0" w:space="0" w:color="auto"/>
            <w:right w:val="none" w:sz="0" w:space="0" w:color="auto"/>
          </w:divBdr>
          <w:divsChild>
            <w:div w:id="157961563">
              <w:marLeft w:val="0"/>
              <w:marRight w:val="0"/>
              <w:marTop w:val="0"/>
              <w:marBottom w:val="0"/>
              <w:divBdr>
                <w:top w:val="none" w:sz="0" w:space="0" w:color="auto"/>
                <w:left w:val="none" w:sz="0" w:space="0" w:color="auto"/>
                <w:bottom w:val="none" w:sz="0" w:space="0" w:color="auto"/>
                <w:right w:val="none" w:sz="0" w:space="0" w:color="auto"/>
              </w:divBdr>
            </w:div>
            <w:div w:id="9850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098">
      <w:bodyDiv w:val="1"/>
      <w:marLeft w:val="0"/>
      <w:marRight w:val="0"/>
      <w:marTop w:val="0"/>
      <w:marBottom w:val="0"/>
      <w:divBdr>
        <w:top w:val="none" w:sz="0" w:space="0" w:color="auto"/>
        <w:left w:val="none" w:sz="0" w:space="0" w:color="auto"/>
        <w:bottom w:val="none" w:sz="0" w:space="0" w:color="auto"/>
        <w:right w:val="none" w:sz="0" w:space="0" w:color="auto"/>
      </w:divBdr>
    </w:div>
    <w:div w:id="2069257066">
      <w:bodyDiv w:val="1"/>
      <w:marLeft w:val="0"/>
      <w:marRight w:val="0"/>
      <w:marTop w:val="0"/>
      <w:marBottom w:val="0"/>
      <w:divBdr>
        <w:top w:val="none" w:sz="0" w:space="0" w:color="auto"/>
        <w:left w:val="none" w:sz="0" w:space="0" w:color="auto"/>
        <w:bottom w:val="none" w:sz="0" w:space="0" w:color="auto"/>
        <w:right w:val="none" w:sz="0" w:space="0" w:color="auto"/>
      </w:divBdr>
    </w:div>
    <w:div w:id="2144076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artawil@gmail.com" TargetMode="External"/><Relationship Id="rId13" Type="http://schemas.openxmlformats.org/officeDocument/2006/relationships/image" Target="media/image1.png"/><Relationship Id="rId18" Type="http://schemas.openxmlformats.org/officeDocument/2006/relationships/chart" Target="charts/chart2.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orcid.org/0000-0002-3194-1407" TargetMode="Externa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yperlink" Target="https://orcid.org/0000-0003-3979-1076" TargetMode="External"/><Relationship Id="rId14" Type="http://schemas.openxmlformats.org/officeDocument/2006/relationships/oleObject" Target="embeddings/oleObject1.bin"/><Relationship Id="rId22" Type="http://schemas.openxmlformats.org/officeDocument/2006/relationships/footer" Target="footer1.xml"/><Relationship Id="rId27"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768428512909869E-2"/>
          <c:y val="4.543577034283354E-2"/>
          <c:w val="0.88252306611962517"/>
          <c:h val="0.72123642537247901"/>
        </c:manualLayout>
      </c:layout>
      <c:barChart>
        <c:barDir val="col"/>
        <c:grouping val="clustered"/>
        <c:varyColors val="0"/>
        <c:ser>
          <c:idx val="0"/>
          <c:order val="0"/>
          <c:tx>
            <c:strRef>
              <c:f>Kappa!$A$17</c:f>
              <c:strCache>
                <c:ptCount val="1"/>
                <c:pt idx="0">
                  <c:v>0.5</c:v>
                </c:pt>
              </c:strCache>
            </c:strRef>
          </c:tx>
          <c:spPr>
            <a:solidFill>
              <a:schemeClr val="accent1"/>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Kappa!$B$17:$M$17</c:f>
              <c:numCache>
                <c:formatCode>General</c:formatCode>
                <c:ptCount val="12"/>
                <c:pt idx="0">
                  <c:v>0.39</c:v>
                </c:pt>
                <c:pt idx="1">
                  <c:v>0.34</c:v>
                </c:pt>
                <c:pt idx="2">
                  <c:v>0.36</c:v>
                </c:pt>
                <c:pt idx="3">
                  <c:v>0.34</c:v>
                </c:pt>
                <c:pt idx="4">
                  <c:v>0.41</c:v>
                </c:pt>
                <c:pt idx="5">
                  <c:v>0.51</c:v>
                </c:pt>
                <c:pt idx="6">
                  <c:v>0.36</c:v>
                </c:pt>
                <c:pt idx="7">
                  <c:v>0.42</c:v>
                </c:pt>
                <c:pt idx="8">
                  <c:v>0.25</c:v>
                </c:pt>
                <c:pt idx="9">
                  <c:v>0.28999999999999998</c:v>
                </c:pt>
                <c:pt idx="10">
                  <c:v>0.43</c:v>
                </c:pt>
                <c:pt idx="11">
                  <c:v>0.49</c:v>
                </c:pt>
              </c:numCache>
            </c:numRef>
          </c:val>
          <c:extLst>
            <c:ext xmlns:c16="http://schemas.microsoft.com/office/drawing/2014/chart" uri="{C3380CC4-5D6E-409C-BE32-E72D297353CC}">
              <c16:uniqueId val="{00000000-32B1-42D6-AE0F-908169A1B2D6}"/>
            </c:ext>
          </c:extLst>
        </c:ser>
        <c:ser>
          <c:idx val="1"/>
          <c:order val="1"/>
          <c:tx>
            <c:strRef>
              <c:f>Kappa!$A$18</c:f>
              <c:strCache>
                <c:ptCount val="1"/>
                <c:pt idx="0">
                  <c:v>0.6</c:v>
                </c:pt>
              </c:strCache>
            </c:strRef>
          </c:tx>
          <c:spPr>
            <a:solidFill>
              <a:schemeClr val="accent2"/>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Kappa!$B$18:$M$18</c:f>
              <c:numCache>
                <c:formatCode>General</c:formatCode>
                <c:ptCount val="12"/>
                <c:pt idx="0">
                  <c:v>0.4</c:v>
                </c:pt>
                <c:pt idx="1">
                  <c:v>0.32</c:v>
                </c:pt>
                <c:pt idx="2">
                  <c:v>0.41</c:v>
                </c:pt>
                <c:pt idx="3">
                  <c:v>0.32</c:v>
                </c:pt>
                <c:pt idx="4">
                  <c:v>0.44</c:v>
                </c:pt>
                <c:pt idx="5">
                  <c:v>0.51</c:v>
                </c:pt>
                <c:pt idx="6">
                  <c:v>0.37</c:v>
                </c:pt>
                <c:pt idx="7">
                  <c:v>0.38</c:v>
                </c:pt>
                <c:pt idx="8">
                  <c:v>0.28999999999999998</c:v>
                </c:pt>
                <c:pt idx="9">
                  <c:v>0.32</c:v>
                </c:pt>
                <c:pt idx="10">
                  <c:v>0.44</c:v>
                </c:pt>
                <c:pt idx="11">
                  <c:v>0.46</c:v>
                </c:pt>
              </c:numCache>
            </c:numRef>
          </c:val>
          <c:extLst>
            <c:ext xmlns:c16="http://schemas.microsoft.com/office/drawing/2014/chart" uri="{C3380CC4-5D6E-409C-BE32-E72D297353CC}">
              <c16:uniqueId val="{00000001-32B1-42D6-AE0F-908169A1B2D6}"/>
            </c:ext>
          </c:extLst>
        </c:ser>
        <c:ser>
          <c:idx val="2"/>
          <c:order val="2"/>
          <c:tx>
            <c:strRef>
              <c:f>Kappa!$A$19</c:f>
              <c:strCache>
                <c:ptCount val="1"/>
                <c:pt idx="0">
                  <c:v>0.7</c:v>
                </c:pt>
              </c:strCache>
            </c:strRef>
          </c:tx>
          <c:spPr>
            <a:solidFill>
              <a:schemeClr val="accent3"/>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Kappa!$B$19:$M$19</c:f>
              <c:numCache>
                <c:formatCode>General</c:formatCode>
                <c:ptCount val="12"/>
                <c:pt idx="0">
                  <c:v>0.39</c:v>
                </c:pt>
                <c:pt idx="1">
                  <c:v>0.3</c:v>
                </c:pt>
                <c:pt idx="2">
                  <c:v>0.38</c:v>
                </c:pt>
                <c:pt idx="3">
                  <c:v>0.3</c:v>
                </c:pt>
                <c:pt idx="4">
                  <c:v>0.4</c:v>
                </c:pt>
                <c:pt idx="5">
                  <c:v>0.48</c:v>
                </c:pt>
                <c:pt idx="6">
                  <c:v>0.34</c:v>
                </c:pt>
                <c:pt idx="7">
                  <c:v>0.4</c:v>
                </c:pt>
                <c:pt idx="8">
                  <c:v>0.28000000000000003</c:v>
                </c:pt>
                <c:pt idx="9">
                  <c:v>0.35</c:v>
                </c:pt>
                <c:pt idx="10">
                  <c:v>0.4</c:v>
                </c:pt>
                <c:pt idx="11">
                  <c:v>0.49</c:v>
                </c:pt>
              </c:numCache>
            </c:numRef>
          </c:val>
          <c:extLst>
            <c:ext xmlns:c16="http://schemas.microsoft.com/office/drawing/2014/chart" uri="{C3380CC4-5D6E-409C-BE32-E72D297353CC}">
              <c16:uniqueId val="{00000002-32B1-42D6-AE0F-908169A1B2D6}"/>
            </c:ext>
          </c:extLst>
        </c:ser>
        <c:ser>
          <c:idx val="3"/>
          <c:order val="3"/>
          <c:tx>
            <c:strRef>
              <c:f>Kappa!$A$20</c:f>
              <c:strCache>
                <c:ptCount val="1"/>
                <c:pt idx="0">
                  <c:v>0.8</c:v>
                </c:pt>
              </c:strCache>
            </c:strRef>
          </c:tx>
          <c:spPr>
            <a:solidFill>
              <a:schemeClr val="accent4"/>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Kappa!$B$20:$M$20</c:f>
              <c:numCache>
                <c:formatCode>General</c:formatCode>
                <c:ptCount val="12"/>
                <c:pt idx="0">
                  <c:v>0.42</c:v>
                </c:pt>
                <c:pt idx="1">
                  <c:v>0.42</c:v>
                </c:pt>
                <c:pt idx="2">
                  <c:v>0.39</c:v>
                </c:pt>
                <c:pt idx="3">
                  <c:v>0.42</c:v>
                </c:pt>
                <c:pt idx="4">
                  <c:v>0.49</c:v>
                </c:pt>
                <c:pt idx="5">
                  <c:v>0.56000000000000005</c:v>
                </c:pt>
                <c:pt idx="6">
                  <c:v>0.41</c:v>
                </c:pt>
                <c:pt idx="7">
                  <c:v>0.59</c:v>
                </c:pt>
                <c:pt idx="8">
                  <c:v>0.3</c:v>
                </c:pt>
                <c:pt idx="9">
                  <c:v>0.33</c:v>
                </c:pt>
                <c:pt idx="10">
                  <c:v>0.47</c:v>
                </c:pt>
                <c:pt idx="11">
                  <c:v>0.56000000000000005</c:v>
                </c:pt>
              </c:numCache>
            </c:numRef>
          </c:val>
          <c:extLst>
            <c:ext xmlns:c16="http://schemas.microsoft.com/office/drawing/2014/chart" uri="{C3380CC4-5D6E-409C-BE32-E72D297353CC}">
              <c16:uniqueId val="{00000003-32B1-42D6-AE0F-908169A1B2D6}"/>
            </c:ext>
          </c:extLst>
        </c:ser>
        <c:ser>
          <c:idx val="4"/>
          <c:order val="4"/>
          <c:tx>
            <c:strRef>
              <c:f>Kappa!$A$21</c:f>
              <c:strCache>
                <c:ptCount val="1"/>
                <c:pt idx="0">
                  <c:v>0.9</c:v>
                </c:pt>
              </c:strCache>
            </c:strRef>
          </c:tx>
          <c:spPr>
            <a:solidFill>
              <a:schemeClr val="accent5"/>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Kappa!$B$21:$M$21</c:f>
              <c:numCache>
                <c:formatCode>General</c:formatCode>
                <c:ptCount val="12"/>
                <c:pt idx="0">
                  <c:v>0.46</c:v>
                </c:pt>
                <c:pt idx="1">
                  <c:v>0.53</c:v>
                </c:pt>
                <c:pt idx="2">
                  <c:v>0.56000000000000005</c:v>
                </c:pt>
                <c:pt idx="3">
                  <c:v>0.53</c:v>
                </c:pt>
                <c:pt idx="4">
                  <c:v>0.67</c:v>
                </c:pt>
                <c:pt idx="5">
                  <c:v>0.68</c:v>
                </c:pt>
                <c:pt idx="6">
                  <c:v>0.6</c:v>
                </c:pt>
                <c:pt idx="7">
                  <c:v>0.6</c:v>
                </c:pt>
                <c:pt idx="8">
                  <c:v>0.32</c:v>
                </c:pt>
                <c:pt idx="9">
                  <c:v>0.33</c:v>
                </c:pt>
                <c:pt idx="10">
                  <c:v>0.68</c:v>
                </c:pt>
                <c:pt idx="11">
                  <c:v>0.68</c:v>
                </c:pt>
              </c:numCache>
            </c:numRef>
          </c:val>
          <c:extLst>
            <c:ext xmlns:c16="http://schemas.microsoft.com/office/drawing/2014/chart" uri="{C3380CC4-5D6E-409C-BE32-E72D297353CC}">
              <c16:uniqueId val="{00000004-32B1-42D6-AE0F-908169A1B2D6}"/>
            </c:ext>
          </c:extLst>
        </c:ser>
        <c:dLbls>
          <c:showLegendKey val="0"/>
          <c:showVal val="0"/>
          <c:showCatName val="0"/>
          <c:showSerName val="0"/>
          <c:showPercent val="0"/>
          <c:showBubbleSize val="0"/>
        </c:dLbls>
        <c:gapWidth val="219"/>
        <c:overlap val="-27"/>
        <c:axId val="653012512"/>
        <c:axId val="653008904"/>
      </c:barChart>
      <c:catAx>
        <c:axId val="65301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Training test </a:t>
                </a:r>
              </a:p>
            </c:rich>
          </c:tx>
          <c:layout>
            <c:manualLayout>
              <c:xMode val="edge"/>
              <c:yMode val="edge"/>
              <c:x val="0.36403522175335029"/>
              <c:y val="0.932047992142246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53008904"/>
        <c:crosses val="autoZero"/>
        <c:auto val="1"/>
        <c:lblAlgn val="ctr"/>
        <c:lblOffset val="100"/>
        <c:noMultiLvlLbl val="0"/>
      </c:catAx>
      <c:valAx>
        <c:axId val="65300890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Kappa</a:t>
                </a:r>
              </a:p>
            </c:rich>
          </c:tx>
          <c:layout>
            <c:manualLayout>
              <c:xMode val="edge"/>
              <c:yMode val="edge"/>
              <c:x val="1.6576015223830044E-2"/>
              <c:y val="0.378248869694098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53012512"/>
        <c:crosses val="autoZero"/>
        <c:crossBetween val="between"/>
        <c:majorUnit val="0.1"/>
      </c:valAx>
      <c:spPr>
        <a:noFill/>
        <a:ln>
          <a:noFill/>
        </a:ln>
        <a:effectLst/>
      </c:spPr>
    </c:plotArea>
    <c:legend>
      <c:legendPos val="b"/>
      <c:layout>
        <c:manualLayout>
          <c:xMode val="edge"/>
          <c:yMode val="edge"/>
          <c:x val="0.48006869444787603"/>
          <c:y val="0.93033854039620512"/>
          <c:w val="0.25041329205099322"/>
          <c:h val="6.55316178917025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890150913628"/>
          <c:y val="5.5373772967530835E-2"/>
          <c:w val="0.87763146035394868"/>
          <c:h val="0.65455168846406153"/>
        </c:manualLayout>
      </c:layout>
      <c:barChart>
        <c:barDir val="col"/>
        <c:grouping val="clustered"/>
        <c:varyColors val="0"/>
        <c:ser>
          <c:idx val="0"/>
          <c:order val="0"/>
          <c:tx>
            <c:strRef>
              <c:f>Kappa!$A$47</c:f>
              <c:strCache>
                <c:ptCount val="1"/>
                <c:pt idx="0">
                  <c:v>0.5</c:v>
                </c:pt>
              </c:strCache>
            </c:strRef>
          </c:tx>
          <c:spPr>
            <a:solidFill>
              <a:schemeClr val="accent1"/>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Kappa!$B$47:$M$47</c:f>
              <c:numCache>
                <c:formatCode>General</c:formatCode>
                <c:ptCount val="12"/>
                <c:pt idx="0">
                  <c:v>0.77</c:v>
                </c:pt>
                <c:pt idx="1">
                  <c:v>0.81</c:v>
                </c:pt>
                <c:pt idx="2">
                  <c:v>0.48</c:v>
                </c:pt>
                <c:pt idx="3">
                  <c:v>0.5</c:v>
                </c:pt>
                <c:pt idx="4">
                  <c:v>0.42</c:v>
                </c:pt>
                <c:pt idx="5">
                  <c:v>0.44</c:v>
                </c:pt>
                <c:pt idx="6">
                  <c:v>0.39</c:v>
                </c:pt>
                <c:pt idx="7">
                  <c:v>0.45</c:v>
                </c:pt>
                <c:pt idx="8">
                  <c:v>0.76</c:v>
                </c:pt>
                <c:pt idx="9">
                  <c:v>0.77</c:v>
                </c:pt>
                <c:pt idx="10">
                  <c:v>0.4</c:v>
                </c:pt>
                <c:pt idx="11">
                  <c:v>0.45</c:v>
                </c:pt>
              </c:numCache>
            </c:numRef>
          </c:val>
          <c:extLst>
            <c:ext xmlns:c16="http://schemas.microsoft.com/office/drawing/2014/chart" uri="{C3380CC4-5D6E-409C-BE32-E72D297353CC}">
              <c16:uniqueId val="{00000000-0133-443E-A2CF-C8B49AB3AFB4}"/>
            </c:ext>
          </c:extLst>
        </c:ser>
        <c:ser>
          <c:idx val="1"/>
          <c:order val="1"/>
          <c:tx>
            <c:strRef>
              <c:f>Kappa!$A$48</c:f>
              <c:strCache>
                <c:ptCount val="1"/>
                <c:pt idx="0">
                  <c:v>0.6</c:v>
                </c:pt>
              </c:strCache>
            </c:strRef>
          </c:tx>
          <c:spPr>
            <a:solidFill>
              <a:schemeClr val="accent2"/>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Kappa!$B$48:$M$48</c:f>
              <c:numCache>
                <c:formatCode>General</c:formatCode>
                <c:ptCount val="12"/>
                <c:pt idx="0">
                  <c:v>0.81</c:v>
                </c:pt>
                <c:pt idx="1">
                  <c:v>0.85</c:v>
                </c:pt>
                <c:pt idx="2">
                  <c:v>0.48</c:v>
                </c:pt>
                <c:pt idx="3">
                  <c:v>0.52</c:v>
                </c:pt>
                <c:pt idx="4">
                  <c:v>0.39</c:v>
                </c:pt>
                <c:pt idx="5">
                  <c:v>0.45</c:v>
                </c:pt>
                <c:pt idx="6">
                  <c:v>0.38</c:v>
                </c:pt>
                <c:pt idx="7">
                  <c:v>0.45</c:v>
                </c:pt>
                <c:pt idx="8">
                  <c:v>0.8</c:v>
                </c:pt>
                <c:pt idx="9">
                  <c:v>0.84</c:v>
                </c:pt>
                <c:pt idx="10">
                  <c:v>0.37</c:v>
                </c:pt>
                <c:pt idx="11">
                  <c:v>0.48</c:v>
                </c:pt>
              </c:numCache>
            </c:numRef>
          </c:val>
          <c:extLst>
            <c:ext xmlns:c16="http://schemas.microsoft.com/office/drawing/2014/chart" uri="{C3380CC4-5D6E-409C-BE32-E72D297353CC}">
              <c16:uniqueId val="{00000001-0133-443E-A2CF-C8B49AB3AFB4}"/>
            </c:ext>
          </c:extLst>
        </c:ser>
        <c:ser>
          <c:idx val="2"/>
          <c:order val="2"/>
          <c:tx>
            <c:strRef>
              <c:f>Kappa!$A$49</c:f>
              <c:strCache>
                <c:ptCount val="1"/>
                <c:pt idx="0">
                  <c:v>0.7</c:v>
                </c:pt>
              </c:strCache>
            </c:strRef>
          </c:tx>
          <c:spPr>
            <a:solidFill>
              <a:schemeClr val="accent3"/>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Kappa!$B$49:$M$49</c:f>
              <c:numCache>
                <c:formatCode>General</c:formatCode>
                <c:ptCount val="12"/>
                <c:pt idx="0">
                  <c:v>0.92</c:v>
                </c:pt>
                <c:pt idx="1">
                  <c:v>0.91</c:v>
                </c:pt>
                <c:pt idx="2">
                  <c:v>0.52</c:v>
                </c:pt>
                <c:pt idx="3">
                  <c:v>0.53</c:v>
                </c:pt>
                <c:pt idx="4">
                  <c:v>0.4</c:v>
                </c:pt>
                <c:pt idx="5">
                  <c:v>0.45</c:v>
                </c:pt>
                <c:pt idx="6">
                  <c:v>0.36</c:v>
                </c:pt>
                <c:pt idx="7">
                  <c:v>0.46</c:v>
                </c:pt>
                <c:pt idx="8">
                  <c:v>0.86</c:v>
                </c:pt>
                <c:pt idx="9">
                  <c:v>0.89</c:v>
                </c:pt>
                <c:pt idx="10">
                  <c:v>0.37</c:v>
                </c:pt>
                <c:pt idx="11">
                  <c:v>0.46</c:v>
                </c:pt>
              </c:numCache>
            </c:numRef>
          </c:val>
          <c:extLst>
            <c:ext xmlns:c16="http://schemas.microsoft.com/office/drawing/2014/chart" uri="{C3380CC4-5D6E-409C-BE32-E72D297353CC}">
              <c16:uniqueId val="{00000002-0133-443E-A2CF-C8B49AB3AFB4}"/>
            </c:ext>
          </c:extLst>
        </c:ser>
        <c:ser>
          <c:idx val="3"/>
          <c:order val="3"/>
          <c:tx>
            <c:strRef>
              <c:f>Kappa!$A$50</c:f>
              <c:strCache>
                <c:ptCount val="1"/>
                <c:pt idx="0">
                  <c:v>0.8</c:v>
                </c:pt>
              </c:strCache>
            </c:strRef>
          </c:tx>
          <c:spPr>
            <a:solidFill>
              <a:schemeClr val="accent4"/>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Kappa!$B$50:$M$50</c:f>
              <c:numCache>
                <c:formatCode>General</c:formatCode>
                <c:ptCount val="12"/>
                <c:pt idx="0">
                  <c:v>0.94</c:v>
                </c:pt>
                <c:pt idx="1">
                  <c:v>0.94</c:v>
                </c:pt>
                <c:pt idx="2">
                  <c:v>0.44</c:v>
                </c:pt>
                <c:pt idx="3">
                  <c:v>0.57999999999999996</c:v>
                </c:pt>
                <c:pt idx="4">
                  <c:v>0.39</c:v>
                </c:pt>
                <c:pt idx="5">
                  <c:v>0.47</c:v>
                </c:pt>
                <c:pt idx="6">
                  <c:v>0.34</c:v>
                </c:pt>
                <c:pt idx="7">
                  <c:v>0.45</c:v>
                </c:pt>
                <c:pt idx="8">
                  <c:v>0.93</c:v>
                </c:pt>
                <c:pt idx="9">
                  <c:v>0.94</c:v>
                </c:pt>
                <c:pt idx="10">
                  <c:v>0.37</c:v>
                </c:pt>
                <c:pt idx="11">
                  <c:v>0.49</c:v>
                </c:pt>
              </c:numCache>
            </c:numRef>
          </c:val>
          <c:extLst>
            <c:ext xmlns:c16="http://schemas.microsoft.com/office/drawing/2014/chart" uri="{C3380CC4-5D6E-409C-BE32-E72D297353CC}">
              <c16:uniqueId val="{00000003-0133-443E-A2CF-C8B49AB3AFB4}"/>
            </c:ext>
          </c:extLst>
        </c:ser>
        <c:ser>
          <c:idx val="4"/>
          <c:order val="4"/>
          <c:tx>
            <c:strRef>
              <c:f>Kappa!$A$51</c:f>
              <c:strCache>
                <c:ptCount val="1"/>
                <c:pt idx="0">
                  <c:v>0.9</c:v>
                </c:pt>
              </c:strCache>
            </c:strRef>
          </c:tx>
          <c:spPr>
            <a:solidFill>
              <a:schemeClr val="accent5"/>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Kappa!$B$51:$M$51</c:f>
              <c:numCache>
                <c:formatCode>General</c:formatCode>
                <c:ptCount val="12"/>
                <c:pt idx="0">
                  <c:v>0.96</c:v>
                </c:pt>
                <c:pt idx="1">
                  <c:v>0.95</c:v>
                </c:pt>
                <c:pt idx="2">
                  <c:v>0.5</c:v>
                </c:pt>
                <c:pt idx="3">
                  <c:v>0.57999999999999996</c:v>
                </c:pt>
                <c:pt idx="4">
                  <c:v>0.47</c:v>
                </c:pt>
                <c:pt idx="5">
                  <c:v>0.5</c:v>
                </c:pt>
                <c:pt idx="6">
                  <c:v>0.38</c:v>
                </c:pt>
                <c:pt idx="7">
                  <c:v>0.44</c:v>
                </c:pt>
                <c:pt idx="8">
                  <c:v>0.97</c:v>
                </c:pt>
                <c:pt idx="9">
                  <c:v>0.97</c:v>
                </c:pt>
                <c:pt idx="10">
                  <c:v>0.45</c:v>
                </c:pt>
                <c:pt idx="11">
                  <c:v>0.52</c:v>
                </c:pt>
              </c:numCache>
            </c:numRef>
          </c:val>
          <c:extLst>
            <c:ext xmlns:c16="http://schemas.microsoft.com/office/drawing/2014/chart" uri="{C3380CC4-5D6E-409C-BE32-E72D297353CC}">
              <c16:uniqueId val="{00000004-0133-443E-A2CF-C8B49AB3AFB4}"/>
            </c:ext>
          </c:extLst>
        </c:ser>
        <c:dLbls>
          <c:showLegendKey val="0"/>
          <c:showVal val="0"/>
          <c:showCatName val="0"/>
          <c:showSerName val="0"/>
          <c:showPercent val="0"/>
          <c:showBubbleSize val="0"/>
        </c:dLbls>
        <c:gapWidth val="219"/>
        <c:overlap val="-27"/>
        <c:axId val="677115624"/>
        <c:axId val="677115952"/>
      </c:barChart>
      <c:catAx>
        <c:axId val="67711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Training test</a:t>
                </a:r>
              </a:p>
            </c:rich>
          </c:tx>
          <c:layout>
            <c:manualLayout>
              <c:xMode val="edge"/>
              <c:yMode val="edge"/>
              <c:x val="0.32441905018755168"/>
              <c:y val="0.928794647863143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7115952"/>
        <c:crosses val="autoZero"/>
        <c:auto val="1"/>
        <c:lblAlgn val="ctr"/>
        <c:lblOffset val="100"/>
        <c:noMultiLvlLbl val="0"/>
      </c:catAx>
      <c:valAx>
        <c:axId val="677115952"/>
        <c:scaling>
          <c:orientation val="minMax"/>
          <c:max val="1"/>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Kappa</a:t>
                </a:r>
              </a:p>
            </c:rich>
          </c:tx>
          <c:layout>
            <c:manualLayout>
              <c:xMode val="edge"/>
              <c:yMode val="edge"/>
              <c:x val="1.6393444974175664E-2"/>
              <c:y val="0.355420697412823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7115624"/>
        <c:crosses val="autoZero"/>
        <c:crossBetween val="between"/>
        <c:majorUnit val="0.2"/>
      </c:valAx>
      <c:spPr>
        <a:noFill/>
        <a:ln>
          <a:noFill/>
        </a:ln>
        <a:effectLst/>
      </c:spPr>
    </c:plotArea>
    <c:legend>
      <c:legendPos val="r"/>
      <c:layout>
        <c:manualLayout>
          <c:xMode val="edge"/>
          <c:yMode val="edge"/>
          <c:x val="0.43774368976104222"/>
          <c:y val="0.93379584267464544"/>
          <c:w val="0.24898495146349525"/>
          <c:h val="6.54439633405537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22485626864978"/>
          <c:y val="4.6218487394957986E-2"/>
          <c:w val="0.87617684078578306"/>
          <c:h val="0.71166677694699931"/>
        </c:manualLayout>
      </c:layout>
      <c:barChart>
        <c:barDir val="col"/>
        <c:grouping val="clustered"/>
        <c:varyColors val="0"/>
        <c:ser>
          <c:idx val="0"/>
          <c:order val="0"/>
          <c:tx>
            <c:strRef>
              <c:f>MAE!$A$5</c:f>
              <c:strCache>
                <c:ptCount val="1"/>
                <c:pt idx="0">
                  <c:v>0.5</c:v>
                </c:pt>
              </c:strCache>
            </c:strRef>
          </c:tx>
          <c:spPr>
            <a:solidFill>
              <a:schemeClr val="accent1"/>
            </a:solidFill>
            <a:ln>
              <a:noFill/>
            </a:ln>
            <a:effectLst/>
          </c:spPr>
          <c:invertIfNegative val="0"/>
          <c:dPt>
            <c:idx val="0"/>
            <c:invertIfNegative val="0"/>
            <c:bubble3D val="0"/>
            <c:spPr>
              <a:solidFill>
                <a:schemeClr val="accent1"/>
              </a:solidFill>
              <a:ln>
                <a:solidFill>
                  <a:schemeClr val="accent1"/>
                </a:solidFill>
                <a:prstDash val="sysDot"/>
              </a:ln>
              <a:effectLst/>
            </c:spPr>
            <c:extLst>
              <c:ext xmlns:c16="http://schemas.microsoft.com/office/drawing/2014/chart" uri="{C3380CC4-5D6E-409C-BE32-E72D297353CC}">
                <c16:uniqueId val="{00000001-7A1A-4F57-A07A-A9E00D480C07}"/>
              </c:ext>
            </c:extLst>
          </c:dPt>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MAE!$B$5:$M$5</c:f>
              <c:numCache>
                <c:formatCode>General</c:formatCode>
                <c:ptCount val="12"/>
                <c:pt idx="0">
                  <c:v>0.26</c:v>
                </c:pt>
                <c:pt idx="1">
                  <c:v>0.24</c:v>
                </c:pt>
                <c:pt idx="2">
                  <c:v>0.27</c:v>
                </c:pt>
                <c:pt idx="3">
                  <c:v>0.27</c:v>
                </c:pt>
                <c:pt idx="4">
                  <c:v>0.24</c:v>
                </c:pt>
                <c:pt idx="5">
                  <c:v>0.2</c:v>
                </c:pt>
                <c:pt idx="6">
                  <c:v>0.26</c:v>
                </c:pt>
                <c:pt idx="7">
                  <c:v>0.25</c:v>
                </c:pt>
                <c:pt idx="8">
                  <c:v>0.34</c:v>
                </c:pt>
                <c:pt idx="9">
                  <c:v>0.31</c:v>
                </c:pt>
                <c:pt idx="10">
                  <c:v>0.24</c:v>
                </c:pt>
                <c:pt idx="11">
                  <c:v>0.21</c:v>
                </c:pt>
              </c:numCache>
            </c:numRef>
          </c:val>
          <c:extLst>
            <c:ext xmlns:c16="http://schemas.microsoft.com/office/drawing/2014/chart" uri="{C3380CC4-5D6E-409C-BE32-E72D297353CC}">
              <c16:uniqueId val="{00000002-7A1A-4F57-A07A-A9E00D480C07}"/>
            </c:ext>
          </c:extLst>
        </c:ser>
        <c:ser>
          <c:idx val="1"/>
          <c:order val="1"/>
          <c:tx>
            <c:strRef>
              <c:f>MAE!$A$6</c:f>
              <c:strCache>
                <c:ptCount val="1"/>
                <c:pt idx="0">
                  <c:v>0.6</c:v>
                </c:pt>
              </c:strCache>
            </c:strRef>
          </c:tx>
          <c:spPr>
            <a:solidFill>
              <a:schemeClr val="accent2"/>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MAE!$B$6:$M$6</c:f>
              <c:numCache>
                <c:formatCode>General</c:formatCode>
                <c:ptCount val="12"/>
                <c:pt idx="0">
                  <c:v>0.24</c:v>
                </c:pt>
                <c:pt idx="1">
                  <c:v>0.25</c:v>
                </c:pt>
                <c:pt idx="2">
                  <c:v>0.24</c:v>
                </c:pt>
                <c:pt idx="3">
                  <c:v>0.27</c:v>
                </c:pt>
                <c:pt idx="4">
                  <c:v>0.23</c:v>
                </c:pt>
                <c:pt idx="5">
                  <c:v>0.2</c:v>
                </c:pt>
                <c:pt idx="6">
                  <c:v>0.25</c:v>
                </c:pt>
                <c:pt idx="7">
                  <c:v>0.26</c:v>
                </c:pt>
                <c:pt idx="8">
                  <c:v>0.31</c:v>
                </c:pt>
                <c:pt idx="9">
                  <c:v>0.28999999999999998</c:v>
                </c:pt>
                <c:pt idx="10">
                  <c:v>0.23</c:v>
                </c:pt>
                <c:pt idx="11">
                  <c:v>0.21</c:v>
                </c:pt>
              </c:numCache>
            </c:numRef>
          </c:val>
          <c:extLst>
            <c:ext xmlns:c16="http://schemas.microsoft.com/office/drawing/2014/chart" uri="{C3380CC4-5D6E-409C-BE32-E72D297353CC}">
              <c16:uniqueId val="{00000003-7A1A-4F57-A07A-A9E00D480C07}"/>
            </c:ext>
          </c:extLst>
        </c:ser>
        <c:ser>
          <c:idx val="2"/>
          <c:order val="2"/>
          <c:tx>
            <c:strRef>
              <c:f>MAE!$A$7</c:f>
              <c:strCache>
                <c:ptCount val="1"/>
                <c:pt idx="0">
                  <c:v>0.7</c:v>
                </c:pt>
              </c:strCache>
            </c:strRef>
          </c:tx>
          <c:spPr>
            <a:solidFill>
              <a:schemeClr val="accent3"/>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MAE!$B$7:$M$7</c:f>
              <c:numCache>
                <c:formatCode>General</c:formatCode>
                <c:ptCount val="12"/>
                <c:pt idx="0">
                  <c:v>0.25</c:v>
                </c:pt>
                <c:pt idx="1">
                  <c:v>0.23</c:v>
                </c:pt>
                <c:pt idx="2">
                  <c:v>0.25</c:v>
                </c:pt>
                <c:pt idx="3">
                  <c:v>0.28999999999999998</c:v>
                </c:pt>
                <c:pt idx="4">
                  <c:v>0.25</c:v>
                </c:pt>
                <c:pt idx="5">
                  <c:v>0.21</c:v>
                </c:pt>
                <c:pt idx="6">
                  <c:v>0.26</c:v>
                </c:pt>
                <c:pt idx="7">
                  <c:v>0.24</c:v>
                </c:pt>
                <c:pt idx="8">
                  <c:v>0.31</c:v>
                </c:pt>
                <c:pt idx="9">
                  <c:v>0.28999999999999998</c:v>
                </c:pt>
                <c:pt idx="10">
                  <c:v>0.24</c:v>
                </c:pt>
                <c:pt idx="11">
                  <c:v>0.2</c:v>
                </c:pt>
              </c:numCache>
            </c:numRef>
          </c:val>
          <c:extLst>
            <c:ext xmlns:c16="http://schemas.microsoft.com/office/drawing/2014/chart" uri="{C3380CC4-5D6E-409C-BE32-E72D297353CC}">
              <c16:uniqueId val="{00000004-7A1A-4F57-A07A-A9E00D480C07}"/>
            </c:ext>
          </c:extLst>
        </c:ser>
        <c:ser>
          <c:idx val="3"/>
          <c:order val="3"/>
          <c:tx>
            <c:strRef>
              <c:f>MAE!$A$8</c:f>
              <c:strCache>
                <c:ptCount val="1"/>
                <c:pt idx="0">
                  <c:v>0.8</c:v>
                </c:pt>
              </c:strCache>
            </c:strRef>
          </c:tx>
          <c:spPr>
            <a:solidFill>
              <a:schemeClr val="accent4"/>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MAE!$B$8:$M$8</c:f>
              <c:numCache>
                <c:formatCode>General</c:formatCode>
                <c:ptCount val="12"/>
                <c:pt idx="0">
                  <c:v>0.24</c:v>
                </c:pt>
                <c:pt idx="1">
                  <c:v>0.23</c:v>
                </c:pt>
                <c:pt idx="2">
                  <c:v>0.25</c:v>
                </c:pt>
                <c:pt idx="3">
                  <c:v>0.24</c:v>
                </c:pt>
                <c:pt idx="4">
                  <c:v>0.2</c:v>
                </c:pt>
                <c:pt idx="5">
                  <c:v>0.17</c:v>
                </c:pt>
                <c:pt idx="6">
                  <c:v>0.23</c:v>
                </c:pt>
                <c:pt idx="7">
                  <c:v>0.21</c:v>
                </c:pt>
                <c:pt idx="8">
                  <c:v>0.3</c:v>
                </c:pt>
                <c:pt idx="9">
                  <c:v>0.28999999999999998</c:v>
                </c:pt>
                <c:pt idx="10">
                  <c:v>0.21</c:v>
                </c:pt>
                <c:pt idx="11">
                  <c:v>0.17</c:v>
                </c:pt>
              </c:numCache>
            </c:numRef>
          </c:val>
          <c:extLst>
            <c:ext xmlns:c16="http://schemas.microsoft.com/office/drawing/2014/chart" uri="{C3380CC4-5D6E-409C-BE32-E72D297353CC}">
              <c16:uniqueId val="{00000005-7A1A-4F57-A07A-A9E00D480C07}"/>
            </c:ext>
          </c:extLst>
        </c:ser>
        <c:ser>
          <c:idx val="4"/>
          <c:order val="4"/>
          <c:tx>
            <c:strRef>
              <c:f>MAE!$A$9</c:f>
              <c:strCache>
                <c:ptCount val="1"/>
                <c:pt idx="0">
                  <c:v>0.9</c:v>
                </c:pt>
              </c:strCache>
            </c:strRef>
          </c:tx>
          <c:spPr>
            <a:solidFill>
              <a:schemeClr val="accent5"/>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MAE!$B$9:$M$9</c:f>
              <c:numCache>
                <c:formatCode>General</c:formatCode>
                <c:ptCount val="12"/>
                <c:pt idx="0">
                  <c:v>0.23</c:v>
                </c:pt>
                <c:pt idx="1">
                  <c:v>0.19</c:v>
                </c:pt>
                <c:pt idx="2">
                  <c:v>0.19</c:v>
                </c:pt>
                <c:pt idx="3">
                  <c:v>0.2</c:v>
                </c:pt>
                <c:pt idx="4">
                  <c:v>0.14000000000000001</c:v>
                </c:pt>
                <c:pt idx="5">
                  <c:v>0.14000000000000001</c:v>
                </c:pt>
                <c:pt idx="6">
                  <c:v>0.17</c:v>
                </c:pt>
                <c:pt idx="7">
                  <c:v>0.18</c:v>
                </c:pt>
                <c:pt idx="8">
                  <c:v>0.3</c:v>
                </c:pt>
                <c:pt idx="9">
                  <c:v>0.31</c:v>
                </c:pt>
                <c:pt idx="10">
                  <c:v>0.13</c:v>
                </c:pt>
                <c:pt idx="11">
                  <c:v>0.14000000000000001</c:v>
                </c:pt>
              </c:numCache>
            </c:numRef>
          </c:val>
          <c:extLst>
            <c:ext xmlns:c16="http://schemas.microsoft.com/office/drawing/2014/chart" uri="{C3380CC4-5D6E-409C-BE32-E72D297353CC}">
              <c16:uniqueId val="{00000006-7A1A-4F57-A07A-A9E00D480C07}"/>
            </c:ext>
          </c:extLst>
        </c:ser>
        <c:dLbls>
          <c:showLegendKey val="0"/>
          <c:showVal val="0"/>
          <c:showCatName val="0"/>
          <c:showSerName val="0"/>
          <c:showPercent val="0"/>
          <c:showBubbleSize val="0"/>
        </c:dLbls>
        <c:gapWidth val="219"/>
        <c:overlap val="-27"/>
        <c:axId val="637556648"/>
        <c:axId val="637556976"/>
      </c:barChart>
      <c:catAx>
        <c:axId val="637556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Classifiers</a:t>
                </a:r>
              </a:p>
            </c:rich>
          </c:tx>
          <c:layout>
            <c:manualLayout>
              <c:xMode val="edge"/>
              <c:yMode val="edge"/>
              <c:x val="0.35185449977899619"/>
              <c:y val="0.936656619330641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7556976"/>
        <c:crosses val="autoZero"/>
        <c:auto val="1"/>
        <c:lblAlgn val="ctr"/>
        <c:lblOffset val="100"/>
        <c:noMultiLvlLbl val="0"/>
      </c:catAx>
      <c:valAx>
        <c:axId val="63755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MAE</a:t>
                </a:r>
              </a:p>
            </c:rich>
          </c:tx>
          <c:layout>
            <c:manualLayout>
              <c:xMode val="edge"/>
              <c:yMode val="edge"/>
              <c:x val="1.3120489831620381E-2"/>
              <c:y val="0.342766161582743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7556648"/>
        <c:crosses val="autoZero"/>
        <c:crossBetween val="between"/>
      </c:valAx>
      <c:spPr>
        <a:noFill/>
        <a:ln>
          <a:noFill/>
        </a:ln>
        <a:effectLst/>
      </c:spPr>
    </c:plotArea>
    <c:legend>
      <c:legendPos val="r"/>
      <c:layout>
        <c:manualLayout>
          <c:xMode val="edge"/>
          <c:yMode val="edge"/>
          <c:x val="0.43386345438623636"/>
          <c:y val="0.92886397039295931"/>
          <c:w val="0.32171173508110296"/>
          <c:h val="6.41016221724573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251968503937"/>
          <c:y val="5.0996754751970332E-2"/>
          <c:w val="0.87875009160566409"/>
          <c:h val="0.6818576398395263"/>
        </c:manualLayout>
      </c:layout>
      <c:barChart>
        <c:barDir val="col"/>
        <c:grouping val="clustered"/>
        <c:varyColors val="0"/>
        <c:ser>
          <c:idx val="0"/>
          <c:order val="0"/>
          <c:tx>
            <c:strRef>
              <c:f>MAE!$A$16</c:f>
              <c:strCache>
                <c:ptCount val="1"/>
                <c:pt idx="0">
                  <c:v>0.5</c:v>
                </c:pt>
              </c:strCache>
            </c:strRef>
          </c:tx>
          <c:spPr>
            <a:solidFill>
              <a:schemeClr val="accent1"/>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MAE!$B$16:$M$16</c:f>
              <c:numCache>
                <c:formatCode>General</c:formatCode>
                <c:ptCount val="12"/>
                <c:pt idx="0">
                  <c:v>0.1</c:v>
                </c:pt>
                <c:pt idx="1">
                  <c:v>0.1</c:v>
                </c:pt>
                <c:pt idx="2">
                  <c:v>0.23</c:v>
                </c:pt>
                <c:pt idx="3">
                  <c:v>0.21</c:v>
                </c:pt>
                <c:pt idx="4">
                  <c:v>0.25</c:v>
                </c:pt>
                <c:pt idx="5">
                  <c:v>0.22</c:v>
                </c:pt>
                <c:pt idx="6">
                  <c:v>0.27</c:v>
                </c:pt>
                <c:pt idx="7">
                  <c:v>0.22</c:v>
                </c:pt>
                <c:pt idx="8">
                  <c:v>0.1</c:v>
                </c:pt>
                <c:pt idx="9">
                  <c:v>0.1</c:v>
                </c:pt>
                <c:pt idx="10">
                  <c:v>0.25</c:v>
                </c:pt>
                <c:pt idx="11">
                  <c:v>0.22</c:v>
                </c:pt>
              </c:numCache>
            </c:numRef>
          </c:val>
          <c:extLst>
            <c:ext xmlns:c16="http://schemas.microsoft.com/office/drawing/2014/chart" uri="{C3380CC4-5D6E-409C-BE32-E72D297353CC}">
              <c16:uniqueId val="{00000000-6F8C-46E8-9C80-05B64E99EAA2}"/>
            </c:ext>
          </c:extLst>
        </c:ser>
        <c:ser>
          <c:idx val="1"/>
          <c:order val="1"/>
          <c:tx>
            <c:strRef>
              <c:f>MAE!$A$17</c:f>
              <c:strCache>
                <c:ptCount val="1"/>
                <c:pt idx="0">
                  <c:v>0.6</c:v>
                </c:pt>
              </c:strCache>
            </c:strRef>
          </c:tx>
          <c:spPr>
            <a:solidFill>
              <a:schemeClr val="accent2"/>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MAE!$B$17:$M$17</c:f>
              <c:numCache>
                <c:formatCode>General</c:formatCode>
                <c:ptCount val="12"/>
                <c:pt idx="0">
                  <c:v>0.08</c:v>
                </c:pt>
                <c:pt idx="1">
                  <c:v>0.06</c:v>
                </c:pt>
                <c:pt idx="2">
                  <c:v>0.22</c:v>
                </c:pt>
                <c:pt idx="3">
                  <c:v>0.2</c:v>
                </c:pt>
                <c:pt idx="4">
                  <c:v>0.26</c:v>
                </c:pt>
                <c:pt idx="5">
                  <c:v>0.22</c:v>
                </c:pt>
                <c:pt idx="6">
                  <c:v>0.27</c:v>
                </c:pt>
                <c:pt idx="7">
                  <c:v>0.22</c:v>
                </c:pt>
                <c:pt idx="8">
                  <c:v>0.08</c:v>
                </c:pt>
                <c:pt idx="9">
                  <c:v>0.06</c:v>
                </c:pt>
                <c:pt idx="10">
                  <c:v>0.26</c:v>
                </c:pt>
                <c:pt idx="11">
                  <c:v>0.21</c:v>
                </c:pt>
              </c:numCache>
            </c:numRef>
          </c:val>
          <c:extLst>
            <c:ext xmlns:c16="http://schemas.microsoft.com/office/drawing/2014/chart" uri="{C3380CC4-5D6E-409C-BE32-E72D297353CC}">
              <c16:uniqueId val="{00000001-6F8C-46E8-9C80-05B64E99EAA2}"/>
            </c:ext>
          </c:extLst>
        </c:ser>
        <c:ser>
          <c:idx val="2"/>
          <c:order val="2"/>
          <c:tx>
            <c:strRef>
              <c:f>MAE!$A$18</c:f>
              <c:strCache>
                <c:ptCount val="1"/>
                <c:pt idx="0">
                  <c:v>0.7</c:v>
                </c:pt>
              </c:strCache>
            </c:strRef>
          </c:tx>
          <c:spPr>
            <a:solidFill>
              <a:schemeClr val="accent3"/>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MAE!$B$18:$M$18</c:f>
              <c:numCache>
                <c:formatCode>General</c:formatCode>
                <c:ptCount val="12"/>
                <c:pt idx="0">
                  <c:v>0.03</c:v>
                </c:pt>
                <c:pt idx="1">
                  <c:v>0.03</c:v>
                </c:pt>
                <c:pt idx="2">
                  <c:v>0.21</c:v>
                </c:pt>
                <c:pt idx="3">
                  <c:v>0.19</c:v>
                </c:pt>
                <c:pt idx="4">
                  <c:v>0.26</c:v>
                </c:pt>
                <c:pt idx="5">
                  <c:v>0.22</c:v>
                </c:pt>
                <c:pt idx="6">
                  <c:v>0.28000000000000003</c:v>
                </c:pt>
                <c:pt idx="7">
                  <c:v>0.22</c:v>
                </c:pt>
                <c:pt idx="8">
                  <c:v>0.06</c:v>
                </c:pt>
                <c:pt idx="9">
                  <c:v>0.04</c:v>
                </c:pt>
                <c:pt idx="10">
                  <c:v>0.26</c:v>
                </c:pt>
                <c:pt idx="11">
                  <c:v>0.22</c:v>
                </c:pt>
              </c:numCache>
            </c:numRef>
          </c:val>
          <c:extLst>
            <c:ext xmlns:c16="http://schemas.microsoft.com/office/drawing/2014/chart" uri="{C3380CC4-5D6E-409C-BE32-E72D297353CC}">
              <c16:uniqueId val="{00000002-6F8C-46E8-9C80-05B64E99EAA2}"/>
            </c:ext>
          </c:extLst>
        </c:ser>
        <c:ser>
          <c:idx val="3"/>
          <c:order val="3"/>
          <c:tx>
            <c:strRef>
              <c:f>MAE!$A$19</c:f>
              <c:strCache>
                <c:ptCount val="1"/>
                <c:pt idx="0">
                  <c:v>0.8</c:v>
                </c:pt>
              </c:strCache>
            </c:strRef>
          </c:tx>
          <c:spPr>
            <a:solidFill>
              <a:schemeClr val="accent4"/>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MAE!$B$19:$M$19</c:f>
              <c:numCache>
                <c:formatCode>General</c:formatCode>
                <c:ptCount val="12"/>
                <c:pt idx="0">
                  <c:v>0.03</c:v>
                </c:pt>
                <c:pt idx="1">
                  <c:v>0.02</c:v>
                </c:pt>
                <c:pt idx="2">
                  <c:v>0.24</c:v>
                </c:pt>
                <c:pt idx="3">
                  <c:v>0.17</c:v>
                </c:pt>
                <c:pt idx="4">
                  <c:v>0.25</c:v>
                </c:pt>
                <c:pt idx="5">
                  <c:v>0.21</c:v>
                </c:pt>
                <c:pt idx="6">
                  <c:v>0.28000000000000003</c:v>
                </c:pt>
                <c:pt idx="7">
                  <c:v>0.21</c:v>
                </c:pt>
                <c:pt idx="8">
                  <c:v>0.03</c:v>
                </c:pt>
                <c:pt idx="9">
                  <c:v>0.02</c:v>
                </c:pt>
                <c:pt idx="10">
                  <c:v>0.26</c:v>
                </c:pt>
                <c:pt idx="11">
                  <c:v>0.2</c:v>
                </c:pt>
              </c:numCache>
            </c:numRef>
          </c:val>
          <c:extLst>
            <c:ext xmlns:c16="http://schemas.microsoft.com/office/drawing/2014/chart" uri="{C3380CC4-5D6E-409C-BE32-E72D297353CC}">
              <c16:uniqueId val="{00000003-6F8C-46E8-9C80-05B64E99EAA2}"/>
            </c:ext>
          </c:extLst>
        </c:ser>
        <c:ser>
          <c:idx val="4"/>
          <c:order val="4"/>
          <c:tx>
            <c:strRef>
              <c:f>MAE!$A$20</c:f>
              <c:strCache>
                <c:ptCount val="1"/>
                <c:pt idx="0">
                  <c:v>0.9</c:v>
                </c:pt>
              </c:strCache>
            </c:strRef>
          </c:tx>
          <c:spPr>
            <a:solidFill>
              <a:schemeClr val="accent5"/>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MAE!$B$20:$M$20</c:f>
              <c:numCache>
                <c:formatCode>General</c:formatCode>
                <c:ptCount val="12"/>
                <c:pt idx="0">
                  <c:v>0.01</c:v>
                </c:pt>
                <c:pt idx="1">
                  <c:v>0.02</c:v>
                </c:pt>
                <c:pt idx="2">
                  <c:v>0.2</c:v>
                </c:pt>
                <c:pt idx="3">
                  <c:v>0.18</c:v>
                </c:pt>
                <c:pt idx="4">
                  <c:v>0.21</c:v>
                </c:pt>
                <c:pt idx="5">
                  <c:v>0.19</c:v>
                </c:pt>
                <c:pt idx="6">
                  <c:v>0.26</c:v>
                </c:pt>
                <c:pt idx="7">
                  <c:v>0.21</c:v>
                </c:pt>
                <c:pt idx="8">
                  <c:v>0.01</c:v>
                </c:pt>
                <c:pt idx="9">
                  <c:v>0.01</c:v>
                </c:pt>
                <c:pt idx="10">
                  <c:v>0.22</c:v>
                </c:pt>
                <c:pt idx="11">
                  <c:v>0.19</c:v>
                </c:pt>
              </c:numCache>
            </c:numRef>
          </c:val>
          <c:extLst>
            <c:ext xmlns:c16="http://schemas.microsoft.com/office/drawing/2014/chart" uri="{C3380CC4-5D6E-409C-BE32-E72D297353CC}">
              <c16:uniqueId val="{00000004-6F8C-46E8-9C80-05B64E99EAA2}"/>
            </c:ext>
          </c:extLst>
        </c:ser>
        <c:dLbls>
          <c:showLegendKey val="0"/>
          <c:showVal val="0"/>
          <c:showCatName val="0"/>
          <c:showSerName val="0"/>
          <c:showPercent val="0"/>
          <c:showBubbleSize val="0"/>
        </c:dLbls>
        <c:gapWidth val="219"/>
        <c:overlap val="-27"/>
        <c:axId val="584271336"/>
        <c:axId val="584271664"/>
      </c:barChart>
      <c:catAx>
        <c:axId val="584271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Classifiers</a:t>
                </a:r>
              </a:p>
            </c:rich>
          </c:tx>
          <c:layout>
            <c:manualLayout>
              <c:xMode val="edge"/>
              <c:yMode val="edge"/>
              <c:x val="0.34200494636766998"/>
              <c:y val="0.9314576935193543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84271664"/>
        <c:crosses val="autoZero"/>
        <c:auto val="1"/>
        <c:lblAlgn val="ctr"/>
        <c:lblOffset val="100"/>
        <c:noMultiLvlLbl val="0"/>
      </c:catAx>
      <c:valAx>
        <c:axId val="58427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84271336"/>
        <c:crosses val="autoZero"/>
        <c:crossBetween val="between"/>
      </c:valAx>
      <c:spPr>
        <a:noFill/>
        <a:ln>
          <a:noFill/>
        </a:ln>
        <a:effectLst/>
      </c:spPr>
    </c:plotArea>
    <c:legend>
      <c:legendPos val="r"/>
      <c:layout>
        <c:manualLayout>
          <c:xMode val="edge"/>
          <c:yMode val="edge"/>
          <c:x val="0.4478113918872797"/>
          <c:y val="0.92187932918230719"/>
          <c:w val="0.3061628328083435"/>
          <c:h val="6.82480817900834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Time!$B$5</c:f>
              <c:strCache>
                <c:ptCount val="1"/>
                <c:pt idx="0">
                  <c:v>CFA</c:v>
                </c:pt>
              </c:strCache>
            </c:strRef>
          </c:tx>
          <c:spPr>
            <a:solidFill>
              <a:schemeClr val="accent1"/>
            </a:solidFill>
            <a:ln>
              <a:noFill/>
            </a:ln>
            <a:effectLst/>
          </c:spPr>
          <c:invertIfNegative val="0"/>
          <c:cat>
            <c:strRef>
              <c:f>Time!$C$4:$D$4</c:f>
              <c:strCache>
                <c:ptCount val="2"/>
                <c:pt idx="0">
                  <c:v>PIMA</c:v>
                </c:pt>
                <c:pt idx="1">
                  <c:v>HFD</c:v>
                </c:pt>
              </c:strCache>
            </c:strRef>
          </c:cat>
          <c:val>
            <c:numRef>
              <c:f>Time!$C$5:$D$5</c:f>
              <c:numCache>
                <c:formatCode>General</c:formatCode>
                <c:ptCount val="2"/>
                <c:pt idx="0">
                  <c:v>60</c:v>
                </c:pt>
                <c:pt idx="1">
                  <c:v>75</c:v>
                </c:pt>
              </c:numCache>
            </c:numRef>
          </c:val>
          <c:extLst>
            <c:ext xmlns:c16="http://schemas.microsoft.com/office/drawing/2014/chart" uri="{C3380CC4-5D6E-409C-BE32-E72D297353CC}">
              <c16:uniqueId val="{00000000-564A-4E39-8080-901D5837A016}"/>
            </c:ext>
          </c:extLst>
        </c:ser>
        <c:ser>
          <c:idx val="1"/>
          <c:order val="1"/>
          <c:tx>
            <c:strRef>
              <c:f>Time!$B$6</c:f>
              <c:strCache>
                <c:ptCount val="1"/>
                <c:pt idx="0">
                  <c:v>GA</c:v>
                </c:pt>
              </c:strCache>
            </c:strRef>
          </c:tx>
          <c:spPr>
            <a:solidFill>
              <a:schemeClr val="accent2"/>
            </a:solidFill>
            <a:ln>
              <a:noFill/>
            </a:ln>
            <a:effectLst/>
          </c:spPr>
          <c:invertIfNegative val="0"/>
          <c:cat>
            <c:strRef>
              <c:f>Time!$C$4:$D$4</c:f>
              <c:strCache>
                <c:ptCount val="2"/>
                <c:pt idx="0">
                  <c:v>PIMA</c:v>
                </c:pt>
                <c:pt idx="1">
                  <c:v>HFD</c:v>
                </c:pt>
              </c:strCache>
            </c:strRef>
          </c:cat>
          <c:val>
            <c:numRef>
              <c:f>Time!$C$6:$D$6</c:f>
              <c:numCache>
                <c:formatCode>General</c:formatCode>
                <c:ptCount val="2"/>
                <c:pt idx="0">
                  <c:v>67</c:v>
                </c:pt>
                <c:pt idx="1">
                  <c:v>80</c:v>
                </c:pt>
              </c:numCache>
            </c:numRef>
          </c:val>
          <c:extLst>
            <c:ext xmlns:c16="http://schemas.microsoft.com/office/drawing/2014/chart" uri="{C3380CC4-5D6E-409C-BE32-E72D297353CC}">
              <c16:uniqueId val="{00000001-564A-4E39-8080-901D5837A016}"/>
            </c:ext>
          </c:extLst>
        </c:ser>
        <c:dLbls>
          <c:showLegendKey val="0"/>
          <c:showVal val="0"/>
          <c:showCatName val="0"/>
          <c:showSerName val="0"/>
          <c:showPercent val="0"/>
          <c:showBubbleSize val="0"/>
        </c:dLbls>
        <c:gapWidth val="219"/>
        <c:overlap val="-27"/>
        <c:axId val="615984920"/>
        <c:axId val="615988200"/>
      </c:barChart>
      <c:catAx>
        <c:axId val="615984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Datasets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15988200"/>
        <c:crosses val="autoZero"/>
        <c:auto val="1"/>
        <c:lblAlgn val="ctr"/>
        <c:lblOffset val="100"/>
        <c:noMultiLvlLbl val="0"/>
      </c:catAx>
      <c:valAx>
        <c:axId val="615988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15984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9D8EF-1525-4169-8D21-5D02C4257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18860</Words>
  <Characters>107503</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CFA</vt:lpstr>
    </vt:vector>
  </TitlesOfParts>
  <Manager>Basel Mahafzah Comments</Manager>
  <Company>UJ KASIT CS Dept.</Company>
  <LinksUpToDate>false</LinksUpToDate>
  <CharactersWithSpaces>126111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CFA</dc:title>
  <dc:subject/>
  <dc:creator>Marwan Al Tawil and Arar Al Tawil</dc:creator>
  <cp:keywords/>
  <dc:description/>
  <cp:lastModifiedBy>omen</cp:lastModifiedBy>
  <cp:revision>4</cp:revision>
  <cp:lastPrinted>2021-11-09T21:45:00Z</cp:lastPrinted>
  <dcterms:created xsi:type="dcterms:W3CDTF">2022-04-14T01:53:00Z</dcterms:created>
  <dcterms:modified xsi:type="dcterms:W3CDTF">2022-04-14T15:35:00Z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cf95b78e-fb9f-3898-a032-c9b787331849</vt:lpwstr>
  </property>
  <property fmtid="{D5CDD505-2E9C-101B-9397-08002B2CF9AE}" pid="24" name="Mendeley Citation Style_1">
    <vt:lpwstr>http://www.zotero.org/styles/ios-press-books</vt:lpwstr>
  </property>
</Properties>
</file>